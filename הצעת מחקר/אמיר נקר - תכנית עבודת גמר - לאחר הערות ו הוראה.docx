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DA4" w:rsidRPr="00152E69" w:rsidRDefault="00054DA4" w:rsidP="0015432C">
      <w:pPr>
        <w:jc w:val="center"/>
        <w:rPr>
          <w:b/>
          <w:bCs/>
          <w:u w:val="single"/>
          <w:rtl/>
        </w:rPr>
      </w:pPr>
      <w:r w:rsidRPr="00152E69">
        <w:rPr>
          <w:b/>
          <w:u w:val="single"/>
          <w:rtl/>
        </w:rPr>
        <w:t>תכנית עבודת גמר מוגשת לאישור</w:t>
      </w:r>
    </w:p>
    <w:p w:rsidR="00054DA4" w:rsidRPr="00152E69" w:rsidRDefault="00054DA4" w:rsidP="00CC5EE6">
      <w:pPr>
        <w:rPr>
          <w:b/>
          <w:bCs/>
          <w:rtl/>
        </w:rPr>
      </w:pPr>
      <w:r w:rsidRPr="00152E69">
        <w:rPr>
          <w:b/>
          <w:u w:val="single"/>
          <w:rtl/>
        </w:rPr>
        <w:t>תאריך הגשה</w:t>
      </w:r>
      <w:r w:rsidRPr="00152E69">
        <w:rPr>
          <w:b/>
          <w:rtl/>
        </w:rPr>
        <w:t xml:space="preserve">: </w:t>
      </w:r>
      <w:r w:rsidRPr="00152E69">
        <w:rPr>
          <w:b/>
        </w:rPr>
        <w:t>17/8/2017</w:t>
      </w:r>
    </w:p>
    <w:p w:rsidR="00054DA4" w:rsidRPr="00152E69" w:rsidRDefault="00054DA4" w:rsidP="00A439A2">
      <w:pPr>
        <w:rPr>
          <w:b/>
          <w:bCs/>
          <w:u w:val="single"/>
        </w:rPr>
      </w:pPr>
      <w:r w:rsidRPr="00152E69">
        <w:rPr>
          <w:b/>
          <w:u w:val="single"/>
          <w:rtl/>
        </w:rPr>
        <w:t xml:space="preserve">שם </w:t>
      </w:r>
      <w:r w:rsidR="00A439A2">
        <w:rPr>
          <w:rFonts w:hint="cs"/>
          <w:b/>
          <w:u w:val="single"/>
          <w:rtl/>
        </w:rPr>
        <w:t>התלמיד</w:t>
      </w:r>
      <w:r w:rsidRPr="00152E69">
        <w:rPr>
          <w:b/>
          <w:u w:val="single"/>
          <w:rtl/>
        </w:rPr>
        <w:t>:</w:t>
      </w:r>
      <w:r w:rsidRPr="00152E69">
        <w:rPr>
          <w:b/>
          <w:rtl/>
        </w:rPr>
        <w:t xml:space="preserve"> אמיר נקר</w:t>
      </w:r>
      <w:r w:rsidR="00A439A2">
        <w:rPr>
          <w:rFonts w:hint="cs"/>
          <w:b/>
          <w:rtl/>
        </w:rPr>
        <w:t xml:space="preserve"> </w:t>
      </w:r>
      <w:r w:rsidR="00A439A2">
        <w:rPr>
          <w:b/>
        </w:rPr>
        <w:t xml:space="preserve">Amir </w:t>
      </w:r>
      <w:proofErr w:type="spellStart"/>
      <w:r w:rsidR="00A439A2">
        <w:rPr>
          <w:b/>
        </w:rPr>
        <w:t>Nakar</w:t>
      </w:r>
      <w:proofErr w:type="spellEnd"/>
    </w:p>
    <w:p w:rsidR="00054DA4" w:rsidRPr="00152E69" w:rsidRDefault="00054DA4" w:rsidP="0015432C">
      <w:pPr>
        <w:rPr>
          <w:b/>
          <w:bCs/>
          <w:rtl/>
        </w:rPr>
      </w:pPr>
      <w:r w:rsidRPr="00152E69">
        <w:rPr>
          <w:b/>
          <w:u w:val="single"/>
          <w:rtl/>
        </w:rPr>
        <w:t>ת.ז:</w:t>
      </w:r>
      <w:r w:rsidRPr="00152E69">
        <w:rPr>
          <w:b/>
          <w:rtl/>
        </w:rPr>
        <w:t xml:space="preserve"> 305712952</w:t>
      </w:r>
    </w:p>
    <w:p w:rsidR="00054DA4" w:rsidRPr="00152E69" w:rsidRDefault="00054DA4" w:rsidP="00BB0105">
      <w:pPr>
        <w:rPr>
          <w:b/>
          <w:rtl/>
        </w:rPr>
      </w:pPr>
      <w:r w:rsidRPr="00152E69">
        <w:rPr>
          <w:b/>
          <w:u w:val="single"/>
          <w:rtl/>
        </w:rPr>
        <w:t>שמות המנחים</w:t>
      </w:r>
      <w:r w:rsidRPr="00152E69">
        <w:rPr>
          <w:b/>
          <w:rtl/>
        </w:rPr>
        <w:t xml:space="preserve">: פרופ' שלמה סלע, </w:t>
      </w:r>
      <w:r w:rsidR="00BB0105">
        <w:rPr>
          <w:rFonts w:hint="cs"/>
          <w:b/>
          <w:rtl/>
        </w:rPr>
        <w:t>דר'</w:t>
      </w:r>
      <w:r w:rsidRPr="00152E69">
        <w:rPr>
          <w:b/>
          <w:rtl/>
        </w:rPr>
        <w:t xml:space="preserve"> זאב </w:t>
      </w:r>
      <w:proofErr w:type="spellStart"/>
      <w:r w:rsidRPr="00152E69">
        <w:rPr>
          <w:b/>
          <w:rtl/>
        </w:rPr>
        <w:t>שמילוביץ</w:t>
      </w:r>
      <w:proofErr w:type="spellEnd"/>
      <w:r w:rsidRPr="00152E69">
        <w:rPr>
          <w:b/>
          <w:rtl/>
        </w:rPr>
        <w:t>'</w:t>
      </w:r>
    </w:p>
    <w:p w:rsidR="00054DA4" w:rsidRPr="00152E69" w:rsidRDefault="00054DA4" w:rsidP="0015432C">
      <w:pPr>
        <w:rPr>
          <w:b/>
          <w:bCs/>
        </w:rPr>
      </w:pPr>
      <w:r w:rsidRPr="00152E69">
        <w:rPr>
          <w:b/>
          <w:u w:val="single"/>
          <w:rtl/>
        </w:rPr>
        <w:t>חוג:</w:t>
      </w:r>
      <w:r w:rsidRPr="00152E69">
        <w:rPr>
          <w:b/>
          <w:rtl/>
        </w:rPr>
        <w:t xml:space="preserve"> החוג לביוכימיה ומדעי המזון והתזונה</w:t>
      </w:r>
    </w:p>
    <w:p w:rsidR="00054DA4" w:rsidRPr="00152E69" w:rsidRDefault="00054DA4" w:rsidP="0015432C"/>
    <w:p w:rsidR="00054DA4" w:rsidRPr="00152E69" w:rsidRDefault="00054DA4" w:rsidP="0015432C">
      <w:pPr>
        <w:rPr>
          <w:u w:val="single"/>
          <w:rtl/>
        </w:rPr>
      </w:pPr>
    </w:p>
    <w:p w:rsidR="00054DA4" w:rsidRPr="00152E69" w:rsidRDefault="00054DA4" w:rsidP="005021DB">
      <w:pPr>
        <w:jc w:val="center"/>
      </w:pPr>
      <w:r w:rsidRPr="00152E69">
        <w:rPr>
          <w:sz w:val="32"/>
          <w:szCs w:val="32"/>
          <w:rtl/>
        </w:rPr>
        <w:t xml:space="preserve">זיהוי וכימות מהיר של חיידקים במי שתייה </w:t>
      </w:r>
      <w:proofErr w:type="spellStart"/>
      <w:r w:rsidRPr="00152E69">
        <w:rPr>
          <w:sz w:val="32"/>
          <w:szCs w:val="32"/>
          <w:rtl/>
        </w:rPr>
        <w:t>בספקטרוסקופיית</w:t>
      </w:r>
      <w:proofErr w:type="spellEnd"/>
      <w:r w:rsidRPr="00152E69">
        <w:rPr>
          <w:sz w:val="32"/>
          <w:szCs w:val="32"/>
          <w:rtl/>
        </w:rPr>
        <w:t xml:space="preserve"> </w:t>
      </w:r>
      <w:proofErr w:type="spellStart"/>
      <w:r w:rsidRPr="00152E69">
        <w:rPr>
          <w:sz w:val="32"/>
          <w:szCs w:val="32"/>
          <w:rtl/>
        </w:rPr>
        <w:t>ראמאן</w:t>
      </w:r>
      <w:proofErr w:type="spellEnd"/>
      <w:r w:rsidRPr="00152E69">
        <w:rPr>
          <w:sz w:val="32"/>
          <w:szCs w:val="32"/>
          <w:rtl/>
        </w:rPr>
        <w:t xml:space="preserve"> ופלואורסנציה</w:t>
      </w:r>
    </w:p>
    <w:p w:rsidR="00054DA4" w:rsidRPr="00152E69" w:rsidRDefault="00054DA4" w:rsidP="0015432C"/>
    <w:p w:rsidR="00054DA4" w:rsidRPr="00152E69" w:rsidRDefault="00054DA4" w:rsidP="00306E7E">
      <w:pPr>
        <w:bidi w:val="0"/>
        <w:jc w:val="center"/>
        <w:rPr>
          <w:b/>
          <w:bCs/>
          <w:sz w:val="32"/>
          <w:szCs w:val="32"/>
        </w:rPr>
      </w:pPr>
      <w:r w:rsidRPr="00152E69">
        <w:rPr>
          <w:b/>
          <w:sz w:val="32"/>
          <w:szCs w:val="32"/>
        </w:rPr>
        <w:t>Rapid Detection and Quantification of Bacteria in Drinking Water Using Raman and Fluorescence Spectroscopies</w:t>
      </w:r>
    </w:p>
    <w:p w:rsidR="00054DA4" w:rsidRPr="00152E69" w:rsidRDefault="00054DA4" w:rsidP="0015432C"/>
    <w:p w:rsidR="00054DA4" w:rsidRPr="00152E69" w:rsidRDefault="00054DA4" w:rsidP="0015432C">
      <w:pPr>
        <w:spacing w:line="480" w:lineRule="auto"/>
        <w:rPr>
          <w:b/>
          <w:bCs/>
          <w:sz w:val="22"/>
          <w:rtl/>
        </w:rPr>
      </w:pPr>
      <w:r w:rsidRPr="00152E69">
        <w:rPr>
          <w:b/>
          <w:sz w:val="22"/>
          <w:rtl/>
        </w:rPr>
        <w:t>אישור התוכנית:</w:t>
      </w:r>
    </w:p>
    <w:p w:rsidR="00054DA4" w:rsidRPr="00152E69" w:rsidRDefault="00054DA4" w:rsidP="0015432C">
      <w:pPr>
        <w:spacing w:line="480" w:lineRule="auto"/>
        <w:rPr>
          <w:b/>
          <w:bCs/>
          <w:sz w:val="22"/>
          <w:rtl/>
        </w:rPr>
      </w:pPr>
      <w:r w:rsidRPr="00152E69">
        <w:rPr>
          <w:b/>
          <w:sz w:val="22"/>
          <w:rtl/>
        </w:rPr>
        <w:t xml:space="preserve">תאריך: </w:t>
      </w:r>
    </w:p>
    <w:p w:rsidR="001F6763" w:rsidRPr="00152E69" w:rsidRDefault="00054DA4" w:rsidP="00A439A2">
      <w:pPr>
        <w:spacing w:line="480" w:lineRule="auto"/>
        <w:rPr>
          <w:b/>
          <w:bCs/>
          <w:sz w:val="22"/>
          <w:rtl/>
        </w:rPr>
      </w:pPr>
      <w:r w:rsidRPr="00152E69">
        <w:rPr>
          <w:b/>
          <w:sz w:val="22"/>
          <w:rtl/>
        </w:rPr>
        <w:t xml:space="preserve">חתימת </w:t>
      </w:r>
      <w:r w:rsidR="00A439A2">
        <w:rPr>
          <w:rFonts w:hint="cs"/>
          <w:b/>
          <w:sz w:val="22"/>
          <w:rtl/>
        </w:rPr>
        <w:t>התלמיד</w:t>
      </w:r>
      <w:r w:rsidRPr="00152E69">
        <w:rPr>
          <w:b/>
          <w:sz w:val="22"/>
          <w:rtl/>
        </w:rPr>
        <w:t>:</w:t>
      </w:r>
    </w:p>
    <w:p w:rsidR="00054DA4" w:rsidRPr="00152E69" w:rsidRDefault="00054DA4" w:rsidP="00444652">
      <w:pPr>
        <w:spacing w:line="480" w:lineRule="auto"/>
        <w:rPr>
          <w:b/>
          <w:bCs/>
          <w:sz w:val="22"/>
          <w:rtl/>
        </w:rPr>
      </w:pPr>
      <w:r w:rsidRPr="00152E69">
        <w:rPr>
          <w:b/>
          <w:sz w:val="22"/>
          <w:rtl/>
        </w:rPr>
        <w:t>חתימת המנח</w:t>
      </w:r>
      <w:r w:rsidR="00444652" w:rsidRPr="00152E69">
        <w:rPr>
          <w:b/>
          <w:sz w:val="22"/>
          <w:rtl/>
        </w:rPr>
        <w:t>ים</w:t>
      </w:r>
      <w:r w:rsidRPr="00152E69">
        <w:rPr>
          <w:b/>
          <w:sz w:val="22"/>
          <w:rtl/>
        </w:rPr>
        <w:t>:</w:t>
      </w:r>
    </w:p>
    <w:p w:rsidR="001F6763" w:rsidRPr="00152E69" w:rsidRDefault="001F6763" w:rsidP="0015432C">
      <w:pPr>
        <w:spacing w:line="480" w:lineRule="auto"/>
        <w:rPr>
          <w:b/>
          <w:sz w:val="22"/>
          <w:rtl/>
        </w:rPr>
      </w:pPr>
    </w:p>
    <w:p w:rsidR="001F6763" w:rsidRPr="00152E69" w:rsidRDefault="001F6763" w:rsidP="0015432C">
      <w:pPr>
        <w:spacing w:line="480" w:lineRule="auto"/>
        <w:rPr>
          <w:b/>
          <w:sz w:val="22"/>
          <w:rtl/>
        </w:rPr>
      </w:pPr>
    </w:p>
    <w:p w:rsidR="00054DA4" w:rsidRPr="00152E69" w:rsidRDefault="00054DA4" w:rsidP="0015432C">
      <w:pPr>
        <w:spacing w:line="480" w:lineRule="auto"/>
        <w:rPr>
          <w:b/>
          <w:bCs/>
          <w:sz w:val="22"/>
        </w:rPr>
      </w:pPr>
      <w:r w:rsidRPr="00152E69">
        <w:rPr>
          <w:b/>
          <w:sz w:val="22"/>
          <w:rtl/>
        </w:rPr>
        <w:t>חתימת ראש החוג:</w:t>
      </w:r>
    </w:p>
    <w:p w:rsidR="00054DA4" w:rsidRPr="00152E69" w:rsidRDefault="00054DA4">
      <w:pPr>
        <w:bidi w:val="0"/>
        <w:spacing w:line="264" w:lineRule="auto"/>
        <w:rPr>
          <w:rFonts w:eastAsiaTheme="majorEastAsia"/>
          <w:b/>
          <w:bCs/>
          <w:color w:val="auto"/>
          <w:sz w:val="40"/>
          <w:szCs w:val="32"/>
          <w:u w:val="single"/>
          <w:rtl/>
        </w:rPr>
      </w:pPr>
      <w:r w:rsidRPr="00152E69">
        <w:rPr>
          <w:rtl/>
        </w:rPr>
        <w:br w:type="page"/>
      </w:r>
    </w:p>
    <w:p w:rsidR="004011F5" w:rsidRDefault="004011F5">
      <w:pPr>
        <w:bidi w:val="0"/>
        <w:spacing w:before="0" w:after="160" w:line="259" w:lineRule="auto"/>
        <w:rPr>
          <w:rFonts w:eastAsiaTheme="majorEastAsia"/>
          <w:b/>
          <w:bCs/>
          <w:color w:val="auto"/>
          <w:sz w:val="40"/>
          <w:szCs w:val="32"/>
          <w:u w:val="single"/>
          <w:rtl/>
        </w:rPr>
      </w:pPr>
      <w:r>
        <w:rPr>
          <w:rtl/>
        </w:rPr>
        <w:lastRenderedPageBreak/>
        <w:br w:type="page"/>
      </w:r>
    </w:p>
    <w:p w:rsidR="00054DA4" w:rsidRPr="00152E69" w:rsidRDefault="00054DA4" w:rsidP="00E1610A">
      <w:pPr>
        <w:pStyle w:val="1"/>
        <w:rPr>
          <w:rtl/>
        </w:rPr>
      </w:pPr>
      <w:r w:rsidRPr="00152E69">
        <w:rPr>
          <w:rtl/>
        </w:rPr>
        <w:lastRenderedPageBreak/>
        <w:t>הצגת הבעיה ורקע מדעי</w:t>
      </w:r>
    </w:p>
    <w:p w:rsidR="00054DA4" w:rsidRPr="00152E69" w:rsidRDefault="00054DA4" w:rsidP="00C4496E">
      <w:pPr>
        <w:pStyle w:val="2"/>
        <w:rPr>
          <w:rtl/>
        </w:rPr>
      </w:pPr>
      <w:r w:rsidRPr="00152E69">
        <w:rPr>
          <w:rtl/>
        </w:rPr>
        <w:t>הצגת הבעיה</w:t>
      </w:r>
    </w:p>
    <w:p w:rsidR="00054DA4" w:rsidRPr="00152E69" w:rsidDel="001B22BE" w:rsidRDefault="00054DA4" w:rsidP="001B22BE">
      <w:pPr>
        <w:rPr>
          <w:del w:id="0" w:author="עטרה בקל" w:date="2017-12-17T12:20:00Z"/>
          <w:rtl/>
        </w:rPr>
      </w:pPr>
      <w:r w:rsidRPr="00152E69">
        <w:rPr>
          <w:rtl/>
        </w:rPr>
        <w:t xml:space="preserve">למרות המאמצים הרבים בשמירה על בטיחות מי השתייה, אנו עדיין מתמודדים עם זיהומים של חיידקים, כגון </w:t>
      </w:r>
      <w:r w:rsidRPr="00152E69">
        <w:rPr>
          <w:i/>
          <w:iCs/>
        </w:rPr>
        <w:t>Escherichia</w:t>
      </w:r>
      <w:r w:rsidRPr="00152E69">
        <w:rPr>
          <w:rtl/>
        </w:rPr>
        <w:t xml:space="preserve">, </w:t>
      </w:r>
      <w:r w:rsidRPr="00152E69">
        <w:rPr>
          <w:i/>
          <w:iCs/>
        </w:rPr>
        <w:t>Salmonella</w:t>
      </w:r>
      <w:r w:rsidRPr="00152E69">
        <w:rPr>
          <w:i/>
          <w:iCs/>
          <w:rtl/>
        </w:rPr>
        <w:t xml:space="preserve">, </w:t>
      </w:r>
      <w:r w:rsidRPr="00152E69">
        <w:rPr>
          <w:i/>
          <w:iCs/>
        </w:rPr>
        <w:t>Legionella</w:t>
      </w:r>
      <w:r w:rsidRPr="00152E69">
        <w:rPr>
          <w:i/>
          <w:iCs/>
          <w:rtl/>
        </w:rPr>
        <w:t xml:space="preserve"> </w:t>
      </w:r>
      <w:r w:rsidRPr="00152E69">
        <w:rPr>
          <w:i/>
          <w:iCs/>
        </w:rPr>
        <w:t xml:space="preserve"> </w:t>
      </w:r>
      <w:r w:rsidRPr="00152E69">
        <w:rPr>
          <w:rtl/>
        </w:rPr>
        <w:t xml:space="preserve">הגורמים למחלות בדרכי העיכול, מחלות עור ועוד </w:t>
      </w:r>
      <w:r w:rsidRPr="00152E69">
        <w:rPr>
          <w:noProof/>
          <w:rtl/>
        </w:rPr>
        <w:t>[1]</w:t>
      </w:r>
      <w:r w:rsidRPr="00152E69">
        <w:rPr>
          <w:rtl/>
        </w:rPr>
        <w:t>.</w:t>
      </w:r>
      <w:del w:id="1" w:author="עטרה בקל" w:date="2017-12-17T12:20:00Z">
        <w:r w:rsidRPr="00152E69" w:rsidDel="001B22BE">
          <w:rPr>
            <w:rtl/>
          </w:rPr>
          <w:delText xml:space="preserve"> מדי שנה, כ-90,000 בני אדם נפגעים מזיהום מיקרוביולוגי של מי שתיה בארה"ב בלבד </w:delText>
        </w:r>
        <w:r w:rsidRPr="00152E69" w:rsidDel="001B22BE">
          <w:rPr>
            <w:noProof/>
            <w:rtl/>
          </w:rPr>
          <w:delText>[2]</w:delText>
        </w:r>
        <w:r w:rsidRPr="00152E69" w:rsidDel="001B22BE">
          <w:rPr>
            <w:rtl/>
          </w:rPr>
          <w:delText>.מקורם של הפתוגנים יכול להיות בזיהום במקורות המים, בצנרות ההובלה, בברזים ביתיים ומוסדיים ובבעיות סניטציה בעיבוד ואריזת מים בבקבוקים</w:delText>
        </w:r>
      </w:del>
      <w:ins w:id="2" w:author="עטרה בקל" w:date="2017-12-17T12:20:00Z">
        <w:r w:rsidR="001B22BE">
          <w:rPr>
            <w:rFonts w:hint="cs"/>
            <w:rtl/>
          </w:rPr>
          <w:t xml:space="preserve"> </w:t>
        </w:r>
      </w:ins>
      <w:del w:id="3" w:author="עטרה בקל" w:date="2017-12-17T12:20:00Z">
        <w:r w:rsidRPr="00152E69" w:rsidDel="001B22BE">
          <w:rPr>
            <w:rtl/>
          </w:rPr>
          <w:delText xml:space="preserve">. ריבוי נקודות הסכנה מהווה קושי גדול בזיהוי הסיכונים וטיפול נכון בזיהומי מים. </w:delText>
        </w:r>
      </w:del>
    </w:p>
    <w:p w:rsidR="00054DA4" w:rsidRPr="00152E69" w:rsidRDefault="00054DA4" w:rsidP="001B22BE">
      <w:r w:rsidRPr="00152E69">
        <w:rPr>
          <w:rtl/>
        </w:rPr>
        <w:t xml:space="preserve">מכוני טיהור המים משתמשים בשיטות מגוונות על מנת למנוע זיהומים </w:t>
      </w:r>
      <w:proofErr w:type="spellStart"/>
      <w:r w:rsidRPr="00152E69">
        <w:rPr>
          <w:rtl/>
        </w:rPr>
        <w:t>מיקרוביאליים</w:t>
      </w:r>
      <w:proofErr w:type="spellEnd"/>
      <w:r w:rsidRPr="00152E69">
        <w:rPr>
          <w:rtl/>
        </w:rPr>
        <w:t xml:space="preserve"> במי השתייה. המים המגיעים למכון טיהור עוברים סינון ברמות שונות, סניטציה כימית (בעזרת כלור או אוזון) ולפעמים אף אולטרה-</w:t>
      </w:r>
      <w:proofErr w:type="spellStart"/>
      <w:r w:rsidRPr="00152E69">
        <w:rPr>
          <w:rtl/>
        </w:rPr>
        <w:t>פילטרציה</w:t>
      </w:r>
      <w:proofErr w:type="spellEnd"/>
      <w:r w:rsidRPr="00152E69">
        <w:rPr>
          <w:rtl/>
        </w:rPr>
        <w:t xml:space="preserve"> בשיטות של אוסמוזה הפוכה. </w:t>
      </w:r>
      <w:del w:id="4" w:author="עטרה בקל" w:date="2017-12-17T12:21:00Z">
        <w:r w:rsidRPr="00152E69" w:rsidDel="001B22BE">
          <w:rPr>
            <w:rtl/>
          </w:rPr>
          <w:delText>בהמשך שרשרת אספקת המים, ישנם מכוני טיהור מקומיים ואף יחידות טיהור במפעלים ומוסדות גדולים (כמו בתי חולים). שם חוזרים על תהליכי הסינון ולעיתים משתמשים בשיטות פיזיקליות כמו הקרנה ב-</w:delText>
        </w:r>
        <w:r w:rsidRPr="00152E69" w:rsidDel="001B22BE">
          <w:delText>UV</w:delText>
        </w:r>
        <w:r w:rsidRPr="00152E69" w:rsidDel="001B22BE">
          <w:rPr>
            <w:rtl/>
          </w:rPr>
          <w:delText xml:space="preserve">. ברמה הביתית ישנה עלייה בשימוש במתקני מים ("בר מים") שבהם סננים מיקרוניים, סנן פחם פעיל ומערכת חיטוי בעזרת </w:delText>
        </w:r>
        <w:r w:rsidRPr="00152E69" w:rsidDel="001B22BE">
          <w:delText>UV</w:delText>
        </w:r>
        <w:r w:rsidRPr="00152E69" w:rsidDel="001B22BE">
          <w:rPr>
            <w:rtl/>
          </w:rPr>
          <w:delText xml:space="preserve">. בתעשייה המים בבקבוקים ישנה גם מערכת מניעתית ומבקרת דומה. </w:delText>
        </w:r>
      </w:del>
      <w:r w:rsidRPr="00152E69">
        <w:rPr>
          <w:rtl/>
        </w:rPr>
        <w:t xml:space="preserve">למרות כל מאמצי החיטוי, לעיתים מגיעים חיידקים פתוגניים אל הצרכן. במקרים כאלה, נאלצת הרשות המקומית לסגור את אספקת המים ולספק מים ממקור אחר עד לפתרון הבעיה. במקרים מסוימים אף ממליצים לצרכן על הרתחת המים לפני השתייה, כאמצעי לקטילת החיידקים, עד לפתרון הבעיה </w:t>
      </w:r>
      <w:r w:rsidRPr="00152E69">
        <w:rPr>
          <w:noProof/>
          <w:rtl/>
        </w:rPr>
        <w:t>[3-6]</w:t>
      </w:r>
      <w:r w:rsidRPr="00152E69">
        <w:rPr>
          <w:rtl/>
        </w:rPr>
        <w:t>.</w:t>
      </w:r>
    </w:p>
    <w:p w:rsidR="00054DA4" w:rsidRPr="00152E69" w:rsidRDefault="00054DA4" w:rsidP="001B22BE">
      <w:pPr>
        <w:rPr>
          <w:rtl/>
        </w:rPr>
      </w:pPr>
      <w:del w:id="5" w:author="עטרה בקל" w:date="2017-12-17T12:21:00Z">
        <w:r w:rsidRPr="00152E69" w:rsidDel="001B22BE">
          <w:rPr>
            <w:rtl/>
          </w:rPr>
          <w:delText xml:space="preserve">למרות הפעילות המניעתית הרבה שצוינה, </w:delText>
        </w:r>
      </w:del>
      <w:ins w:id="6" w:author="עטרה בקל" w:date="2017-12-17T12:22:00Z">
        <w:r w:rsidR="001B22BE">
          <w:rPr>
            <w:rFonts w:hint="cs"/>
            <w:rtl/>
          </w:rPr>
          <w:t xml:space="preserve">בשל הסכנות הטמונות במי שתייה, </w:t>
        </w:r>
      </w:ins>
      <w:r w:rsidRPr="00152E69">
        <w:rPr>
          <w:rtl/>
        </w:rPr>
        <w:t xml:space="preserve">קיים צורך מתמיד בניטור </w:t>
      </w:r>
      <w:ins w:id="7" w:author="עטרה בקל" w:date="2017-12-17T12:22:00Z">
        <w:r w:rsidR="001B22BE">
          <w:rPr>
            <w:rFonts w:hint="cs"/>
            <w:rtl/>
          </w:rPr>
          <w:t>ה</w:t>
        </w:r>
      </w:ins>
      <w:r w:rsidRPr="00152E69">
        <w:rPr>
          <w:rtl/>
        </w:rPr>
        <w:t>מי</w:t>
      </w:r>
      <w:ins w:id="8" w:author="עטרה בקל" w:date="2017-12-17T12:22:00Z">
        <w:r w:rsidR="001B22BE">
          <w:rPr>
            <w:rFonts w:hint="cs"/>
            <w:rtl/>
          </w:rPr>
          <w:t>ם</w:t>
        </w:r>
      </w:ins>
      <w:del w:id="9" w:author="עטרה בקל" w:date="2017-12-17T12:22:00Z">
        <w:r w:rsidRPr="00152E69" w:rsidDel="001B22BE">
          <w:rPr>
            <w:rtl/>
          </w:rPr>
          <w:delText xml:space="preserve"> שתייה</w:delText>
        </w:r>
      </w:del>
      <w:r w:rsidRPr="00152E69">
        <w:rPr>
          <w:rtl/>
        </w:rPr>
        <w:t xml:space="preserve"> מבחינה מיקרוביולוגית. זיהוי וטיפול בזיהום בזמן יכול למנוע את הגעתם של </w:t>
      </w:r>
      <w:proofErr w:type="spellStart"/>
      <w:r w:rsidRPr="00152E69">
        <w:rPr>
          <w:rtl/>
        </w:rPr>
        <w:t>פתוגנים</w:t>
      </w:r>
      <w:proofErr w:type="spellEnd"/>
      <w:r w:rsidRPr="00152E69">
        <w:rPr>
          <w:rtl/>
        </w:rPr>
        <w:t xml:space="preserve"> למי שתייה, לחסוך למשק כסף רב וכמובן להקטין את הפגיעה הבריאותית באדם. בתעשייה מתבצעות בדיקות רבות, כגון בדיקה לזיהוי כמות חיידקים כללית לפי עכירות, כימות חיידקים קוליפורמים וקוליפורמים </w:t>
      </w:r>
      <w:proofErr w:type="spellStart"/>
      <w:r w:rsidRPr="00152E69">
        <w:rPr>
          <w:rtl/>
        </w:rPr>
        <w:t>צואתיים</w:t>
      </w:r>
      <w:proofErr w:type="spellEnd"/>
      <w:r w:rsidRPr="00152E69">
        <w:rPr>
          <w:rtl/>
        </w:rPr>
        <w:t xml:space="preserve"> בעזרת מצעים סלקטיביים ואף זיהוי חיידקי סטרפטוקוקוס </w:t>
      </w:r>
      <w:proofErr w:type="spellStart"/>
      <w:r w:rsidRPr="00152E69">
        <w:rPr>
          <w:rtl/>
        </w:rPr>
        <w:t>צואתיים</w:t>
      </w:r>
      <w:proofErr w:type="spellEnd"/>
      <w:r w:rsidRPr="00152E69">
        <w:rPr>
          <w:rtl/>
        </w:rPr>
        <w:t xml:space="preserve"> בעזרת זריעה על מצע סלקטיבי, לזיהוי זיהום המים, לאורך כל שלבי הטיהור ובנקודות רבות בהזרמת המים לצרכן. הקושי הנוצר מבדיקות מרובות אלה הוא הזמן הארוך הדרוש לבדיקות </w:t>
      </w:r>
      <w:proofErr w:type="spellStart"/>
      <w:r w:rsidRPr="00152E69">
        <w:rPr>
          <w:rtl/>
        </w:rPr>
        <w:t>המיקרוביאליות</w:t>
      </w:r>
      <w:proofErr w:type="spellEnd"/>
      <w:r w:rsidRPr="00152E69">
        <w:rPr>
          <w:rtl/>
        </w:rPr>
        <w:t xml:space="preserve"> אשר גורם לכך שבפועל מים מזוהמים מגיעים לצרכן הקצה</w:t>
      </w:r>
      <w:del w:id="10" w:author="עטרה בקל" w:date="2017-12-17T12:23:00Z">
        <w:r w:rsidRPr="00152E69" w:rsidDel="001B22BE">
          <w:rPr>
            <w:rtl/>
          </w:rPr>
          <w:delText>.</w:delText>
        </w:r>
      </w:del>
      <w:r w:rsidRPr="00152E69">
        <w:rPr>
          <w:rtl/>
        </w:rPr>
        <w:t xml:space="preserve"> </w:t>
      </w:r>
      <w:del w:id="11" w:author="עטרה בקל" w:date="2017-12-17T12:23:00Z">
        <w:r w:rsidRPr="00152E69" w:rsidDel="001B22BE">
          <w:rPr>
            <w:rtl/>
          </w:rPr>
          <w:delText xml:space="preserve">יתרה מזאת, רוב הבדיקות המתבצעות אינן ספציפיות אלא בודקות נוכחות של קוליפורמים המהווים אינדיקטור כללי בלבד ולא יכולות לזהות נוכחות של פתוגנים ספציפיים כמו </w:delText>
        </w:r>
        <w:r w:rsidRPr="00152E69" w:rsidDel="001B22BE">
          <w:rPr>
            <w:i/>
            <w:iCs/>
          </w:rPr>
          <w:delText>Legionella</w:delText>
        </w:r>
        <w:r w:rsidRPr="00152E69" w:rsidDel="001B22BE">
          <w:rPr>
            <w:i/>
            <w:iCs/>
            <w:rtl/>
          </w:rPr>
          <w:delText xml:space="preserve"> </w:delText>
        </w:r>
        <w:r w:rsidRPr="00152E69" w:rsidDel="001B22BE">
          <w:rPr>
            <w:rtl/>
          </w:rPr>
          <w:delText>ו-</w:delText>
        </w:r>
        <w:r w:rsidRPr="00152E69" w:rsidDel="001B22BE">
          <w:rPr>
            <w:i/>
            <w:iCs/>
          </w:rPr>
          <w:delText>Campylobacter</w:delText>
        </w:r>
        <w:r w:rsidRPr="00152E69" w:rsidDel="001B22BE">
          <w:rPr>
            <w:rtl/>
          </w:rPr>
          <w:delText xml:space="preserve">. בדיקה מקובלת נוספת היא בדיקת עומס מיקרוביולוגי, בדיקה זו גם היא אינה ספציפית ומהווה אינדיקטור של כמות החיידקים הכללית במים מבלי להבחין בין פתוגנים לחיידקים שאינם מזיקים </w:delText>
        </w:r>
      </w:del>
      <w:r w:rsidRPr="00152E69">
        <w:rPr>
          <w:noProof/>
        </w:rPr>
        <w:t>[7]</w:t>
      </w:r>
      <w:r w:rsidRPr="00152E69">
        <w:rPr>
          <w:rtl/>
        </w:rPr>
        <w:t xml:space="preserve">. </w:t>
      </w:r>
    </w:p>
    <w:p w:rsidR="00054DA4" w:rsidRPr="00152E69" w:rsidRDefault="00054DA4" w:rsidP="00EA7359">
      <w:pPr>
        <w:rPr>
          <w:rtl/>
        </w:rPr>
      </w:pPr>
      <w:r w:rsidRPr="00152E69">
        <w:rPr>
          <w:rtl/>
        </w:rPr>
        <w:t xml:space="preserve">השיטות המקובלות במעבדות מיקרוביולוגיות כוללות בעיקר זריעות על גבי מצעים סלקטיביים, גידול בתנאים אופטימליים וספירת מושבות או עכירות </w:t>
      </w:r>
      <w:r w:rsidRPr="00152E69">
        <w:rPr>
          <w:noProof/>
          <w:rtl/>
        </w:rPr>
        <w:t>[8]</w:t>
      </w:r>
      <w:r w:rsidRPr="00152E69">
        <w:rPr>
          <w:rtl/>
        </w:rPr>
        <w:t xml:space="preserve">. </w:t>
      </w:r>
      <w:del w:id="12" w:author="עטרה בקל" w:date="2017-12-17T12:23:00Z">
        <w:r w:rsidRPr="00152E69" w:rsidDel="001B22BE">
          <w:rPr>
            <w:rtl/>
          </w:rPr>
          <w:delText xml:space="preserve">מדד ספירת המושבות מהווה אינדיקציה לכמות החיידקים ונמדד בכמות מושבות חיידקיות הגדלות על צלחת אגר ומנורמל לערכים של </w:delText>
        </w:r>
        <w:r w:rsidRPr="00152E69" w:rsidDel="001B22BE">
          <w:delText>colony forming units per ml</w:delText>
        </w:r>
        <w:r w:rsidRPr="00152E69" w:rsidDel="001B22BE">
          <w:rPr>
            <w:rtl/>
          </w:rPr>
          <w:delText xml:space="preserve"> או בקיצור </w:delText>
        </w:r>
        <w:r w:rsidRPr="00152E69" w:rsidDel="001B22BE">
          <w:delText>CFU/ml</w:delText>
        </w:r>
        <w:r w:rsidRPr="00152E69" w:rsidDel="001B22BE">
          <w:rPr>
            <w:rtl/>
          </w:rPr>
          <w:delText xml:space="preserve">. </w:delText>
        </w:r>
      </w:del>
      <w:r w:rsidRPr="00152E69">
        <w:rPr>
          <w:rtl/>
        </w:rPr>
        <w:t xml:space="preserve">הבעיה בשיטות אלה היא ששלב הגידול לוקח זמן רב, בין 12 שעות לשבוע, דבר המעכב את הבדיקה כולה ויוצר עומס על המערכת. </w:t>
      </w:r>
      <w:del w:id="13" w:author="עטרה בקל" w:date="2017-12-17T12:24:00Z">
        <w:r w:rsidRPr="00152E69" w:rsidDel="001B22BE">
          <w:rPr>
            <w:rtl/>
          </w:rPr>
          <w:delText>שיטות מבוססות עכירות ללא גידול הן גסות מאוד, יעילות רק במצבים חריגים ביותר ("מים עכורים", רגישות החל מ-</w:delText>
        </w:r>
        <w:r w:rsidRPr="00152E69" w:rsidDel="001B22BE">
          <w:delText>10</w:delText>
        </w:r>
        <w:r w:rsidRPr="00152E69" w:rsidDel="001B22BE">
          <w:rPr>
            <w:vertAlign w:val="superscript"/>
          </w:rPr>
          <w:delText>7</w:delText>
        </w:r>
        <w:r w:rsidRPr="00152E69" w:rsidDel="001B22BE">
          <w:delText xml:space="preserve"> CFUs/ml</w:delText>
        </w:r>
        <w:r w:rsidRPr="00152E69" w:rsidDel="001B22BE">
          <w:rPr>
            <w:rtl/>
          </w:rPr>
          <w:delText xml:space="preserve">) ואינן ספציפיות. חסרונות אלה מהווים כיום את אחד האתגרים הגדולים בתעשיית המים והמזון, וגורמים לסיכון בריאות הציבור </w:delText>
        </w:r>
        <w:r w:rsidRPr="00152E69" w:rsidDel="001B22BE">
          <w:delText xml:space="preserve"> </w:delText>
        </w:r>
        <w:r w:rsidRPr="00152E69" w:rsidDel="001B22BE">
          <w:rPr>
            <w:noProof/>
          </w:rPr>
          <w:delText>[1, 9]</w:delText>
        </w:r>
        <w:r w:rsidRPr="00152E69" w:rsidDel="001B22BE">
          <w:rPr>
            <w:rtl/>
          </w:rPr>
          <w:delText xml:space="preserve">. חסרון נוסף של השיטות הנ"ל הוא שהן דורשות צוות גדול של אנשי מקצוע מוסמכים לביצוע הבדיקות וכמות גדולה של חומרי גלם (מצעי גידול, צלחות פטרי, טיפים וכו'). גורמים אלה משפיעים מאוד על עלות הבדיקות </w:delText>
        </w:r>
        <w:r w:rsidRPr="00152E69" w:rsidDel="001B22BE">
          <w:rPr>
            <w:noProof/>
            <w:rtl/>
          </w:rPr>
          <w:delText>[7]</w:delText>
        </w:r>
        <w:r w:rsidRPr="00152E69" w:rsidDel="001B22BE">
          <w:rPr>
            <w:rtl/>
          </w:rPr>
          <w:delText xml:space="preserve">. </w:delText>
        </w:r>
      </w:del>
      <w:r w:rsidRPr="00152E69">
        <w:rPr>
          <w:rtl/>
        </w:rPr>
        <w:t xml:space="preserve">נוסף על כך, הבדיקות מבוצעות על מרחב דגימה קטן – 0.1-1 ליטר מתוך אלפי ומאות אלפי ליטרים שמוזרמים במערכת. הבדיקות נעשות באופן תקופתי ורוב המים לא נבדקים. כיוון שזיהומי חיידקים (ובמיוחד </w:t>
      </w:r>
      <w:proofErr w:type="spellStart"/>
      <w:r w:rsidRPr="00152E69">
        <w:rPr>
          <w:rtl/>
        </w:rPr>
        <w:t>פתוגנים</w:t>
      </w:r>
      <w:proofErr w:type="spellEnd"/>
      <w:r w:rsidRPr="00152E69">
        <w:rPr>
          <w:rtl/>
        </w:rPr>
        <w:t xml:space="preserve">) הם תופעה בלתי צפויה, המופיעה באופן ספוראדי </w:t>
      </w:r>
      <w:r w:rsidRPr="00152E69">
        <w:rPr>
          <w:noProof/>
          <w:rtl/>
        </w:rPr>
        <w:t>[10]</w:t>
      </w:r>
      <w:r w:rsidRPr="00152E69">
        <w:rPr>
          <w:rtl/>
        </w:rPr>
        <w:t>, ניתן להצביע כאן על כשל של מערכת הדגימה בתעשיית המים העלול לפגוע בבריאות הציבור. כשל זה מוכר בתעשייה אך כיום לא קיים תחליף איכותי</w:t>
      </w:r>
      <w:r w:rsidRPr="00152E69">
        <w:t xml:space="preserve"> </w:t>
      </w:r>
      <w:r w:rsidRPr="00152E69">
        <w:rPr>
          <w:rtl/>
        </w:rPr>
        <w:t xml:space="preserve">ומשתלם לשיטת הדיגום הקיימת </w:t>
      </w:r>
      <w:r w:rsidRPr="00152E69">
        <w:rPr>
          <w:noProof/>
          <w:rtl/>
        </w:rPr>
        <w:t>[7]</w:t>
      </w:r>
      <w:r w:rsidRPr="00152E69">
        <w:rPr>
          <w:rtl/>
        </w:rPr>
        <w:t>.</w:t>
      </w:r>
    </w:p>
    <w:p w:rsidR="00054DA4" w:rsidRPr="00152E69" w:rsidDel="00D76A22" w:rsidRDefault="00054DA4" w:rsidP="00002E39">
      <w:pPr>
        <w:rPr>
          <w:del w:id="14" w:author="עטרה בקל" w:date="2017-12-17T13:15:00Z"/>
          <w:rtl/>
        </w:rPr>
      </w:pPr>
      <w:r w:rsidRPr="00152E69">
        <w:rPr>
          <w:rtl/>
        </w:rPr>
        <w:t xml:space="preserve">קיימות כיום מספר שיטות מתקדמות לזיהוי וכימות חיידקים במים. ישנן שיטות מולקולריות שונות, המתבססות על הגברת רצפי </w:t>
      </w:r>
      <w:r w:rsidRPr="00152E69">
        <w:t>DNA</w:t>
      </w:r>
      <w:r w:rsidRPr="00152E69">
        <w:rPr>
          <w:rtl/>
        </w:rPr>
        <w:t xml:space="preserve"> חיידקי (</w:t>
      </w:r>
      <w:r w:rsidRPr="00152E69">
        <w:t>PCR</w:t>
      </w:r>
      <w:r w:rsidRPr="00152E69">
        <w:rPr>
          <w:rtl/>
        </w:rPr>
        <w:t>) והשוואתם למסדי נתונים ידועים, או זיהוי בעזרת היברידיזציה</w:t>
      </w:r>
      <w:r w:rsidRPr="00152E69">
        <w:t xml:space="preserve"> </w:t>
      </w:r>
      <w:r w:rsidRPr="00152E69">
        <w:rPr>
          <w:noProof/>
          <w:rtl/>
        </w:rPr>
        <w:t>[7]</w:t>
      </w:r>
      <w:r w:rsidRPr="00152E69">
        <w:rPr>
          <w:rtl/>
        </w:rPr>
        <w:t xml:space="preserve">. יתרונן של שיטות אלה הוא היכולת לזהות באופן ספציפי </w:t>
      </w:r>
      <w:proofErr w:type="spellStart"/>
      <w:r w:rsidRPr="00152E69">
        <w:rPr>
          <w:rtl/>
        </w:rPr>
        <w:t>פתוגנים</w:t>
      </w:r>
      <w:proofErr w:type="spellEnd"/>
      <w:r w:rsidRPr="00152E69">
        <w:rPr>
          <w:rtl/>
        </w:rPr>
        <w:t xml:space="preserve"> בקלות. אולם בדיקות אלה דורשות עבודה ידנית מרובה והן אורכות זמן רב (מספר ימים לרוב) </w:t>
      </w:r>
      <w:r w:rsidRPr="00152E69">
        <w:rPr>
          <w:noProof/>
          <w:rtl/>
        </w:rPr>
        <w:t>[11]</w:t>
      </w:r>
      <w:r w:rsidRPr="00152E69">
        <w:rPr>
          <w:rtl/>
        </w:rPr>
        <w:t xml:space="preserve">. השלב הדורש את הזמן הרב ביותר הוא שלב ההעשרה הנדרש ברוב השיטות הקיימות, בשל הרגישות הנמוכה </w:t>
      </w:r>
      <w:del w:id="15" w:author="עטרה בקל" w:date="2017-12-17T12:25:00Z">
        <w:r w:rsidRPr="00152E69" w:rsidDel="001B22BE">
          <w:rPr>
            <w:rtl/>
          </w:rPr>
          <w:delText xml:space="preserve">יחסית </w:delText>
        </w:r>
      </w:del>
      <w:r w:rsidRPr="00152E69">
        <w:rPr>
          <w:rtl/>
        </w:rPr>
        <w:t xml:space="preserve">של שיטות אלה. </w:t>
      </w:r>
      <w:r w:rsidRPr="00152E69">
        <w:rPr>
          <w:noProof/>
          <w:rtl/>
        </w:rPr>
        <w:t>[12]</w:t>
      </w:r>
      <w:r w:rsidRPr="00152E69">
        <w:rPr>
          <w:rtl/>
        </w:rPr>
        <w:t xml:space="preserve">. שיטות מתקדמות עוד יותר, מבוססות על טכנולוגיית </w:t>
      </w:r>
      <w:r w:rsidRPr="00152E69">
        <w:t>DNA Microarray</w:t>
      </w:r>
      <w:r w:rsidRPr="00152E69">
        <w:rPr>
          <w:rtl/>
        </w:rPr>
        <w:t xml:space="preserve"> ו-</w:t>
      </w:r>
      <w:r w:rsidRPr="00152E69">
        <w:t>ELISA</w:t>
      </w:r>
      <w:r w:rsidRPr="00152E69">
        <w:rPr>
          <w:rtl/>
        </w:rPr>
        <w:t xml:space="preserve">. שיטות אלה נחשבות מהירות מאוד, בעלות ספציפיות גבוהה ולעיתים ללא צורך בהעשרה (תלוי בשיטה). אך יחד עם זאת, השיטות יקרות מאוד לשימוש </w:t>
      </w:r>
      <w:r w:rsidRPr="00152E69">
        <w:rPr>
          <w:rtl/>
        </w:rPr>
        <w:lastRenderedPageBreak/>
        <w:t xml:space="preserve">ודורשות כוח אדם מקצועי ביותר. גישה אחרת לזיהוי חיידקים כוללת את השימוש בשיטות </w:t>
      </w:r>
      <w:proofErr w:type="spellStart"/>
      <w:r w:rsidRPr="00152E69">
        <w:rPr>
          <w:rtl/>
        </w:rPr>
        <w:t>ספקטרוסקופיות</w:t>
      </w:r>
      <w:proofErr w:type="spellEnd"/>
      <w:r w:rsidRPr="00152E69">
        <w:rPr>
          <w:rtl/>
        </w:rPr>
        <w:t xml:space="preserve"> שונות. שיטה אחת מבוססת על שימוש </w:t>
      </w:r>
      <w:proofErr w:type="spellStart"/>
      <w:r w:rsidRPr="00152E69">
        <w:rPr>
          <w:rtl/>
        </w:rPr>
        <w:t>בספקטרומטר</w:t>
      </w:r>
      <w:proofErr w:type="spellEnd"/>
      <w:r w:rsidRPr="00152E69">
        <w:rPr>
          <w:rtl/>
        </w:rPr>
        <w:t xml:space="preserve"> מסות (</w:t>
      </w:r>
      <w:r w:rsidRPr="00152E69">
        <w:t>MS</w:t>
      </w:r>
      <w:r w:rsidRPr="00152E69">
        <w:rPr>
          <w:rtl/>
        </w:rPr>
        <w:t>)</w:t>
      </w:r>
      <w:ins w:id="16" w:author="עטרה בקל" w:date="2017-12-17T12:26:00Z">
        <w:r w:rsidR="001B22BE">
          <w:rPr>
            <w:rFonts w:hint="cs"/>
            <w:rtl/>
          </w:rPr>
          <w:t xml:space="preserve"> </w:t>
        </w:r>
      </w:ins>
      <w:del w:id="17" w:author="עטרה בקל" w:date="2017-12-17T12:26:00Z">
        <w:r w:rsidRPr="00152E69" w:rsidDel="001B22BE">
          <w:rPr>
            <w:rtl/>
          </w:rPr>
          <w:delText xml:space="preserve">. אחת הגרסאות המוכרות לגישה זו היא שיטת </w:delText>
        </w:r>
        <w:r w:rsidRPr="00152E69" w:rsidDel="001B22BE">
          <w:delText>MALDI-TOF</w:delText>
        </w:r>
        <w:r w:rsidRPr="00152E69" w:rsidDel="001B22BE">
          <w:rPr>
            <w:rtl/>
          </w:rPr>
          <w:delText xml:space="preserve"> (</w:delText>
        </w:r>
        <w:r w:rsidRPr="00152E69" w:rsidDel="001B22BE">
          <w:delText>Matrix-Assisted Laser Desorption/Ionization Time of Flight</w:delText>
        </w:r>
        <w:r w:rsidRPr="00152E69" w:rsidDel="001B22BE">
          <w:rPr>
            <w:rtl/>
          </w:rPr>
          <w:delText xml:space="preserve">) </w:delText>
        </w:r>
      </w:del>
      <w:r w:rsidRPr="00152E69">
        <w:rPr>
          <w:rtl/>
        </w:rPr>
        <w:t>המשתמשת ביינון עוצמתי של מושבת חיידקים ובחינת תוצרי היינון ב-</w:t>
      </w:r>
      <w:r w:rsidRPr="00152E69">
        <w:t>MS</w:t>
      </w:r>
      <w:r w:rsidRPr="00152E69">
        <w:rPr>
          <w:rtl/>
        </w:rPr>
        <w:t>. יתרונה הגדול של השיטה הוא היכולת לזיהוי כמעט מידי של החיידקים</w:t>
      </w:r>
      <w:del w:id="18" w:author="עטרה בקל" w:date="2017-12-17T12:26:00Z">
        <w:r w:rsidRPr="00152E69" w:rsidDel="001B22BE">
          <w:rPr>
            <w:rtl/>
          </w:rPr>
          <w:delText>,</w:delText>
        </w:r>
      </w:del>
      <w:r w:rsidRPr="00152E69">
        <w:rPr>
          <w:rtl/>
        </w:rPr>
        <w:t xml:space="preserve"> </w:t>
      </w:r>
      <w:ins w:id="19" w:author="עטרה בקל" w:date="2017-12-17T12:26:00Z">
        <w:r w:rsidR="001B22BE">
          <w:rPr>
            <w:rFonts w:hint="cs"/>
            <w:rtl/>
          </w:rPr>
          <w:t>ו</w:t>
        </w:r>
      </w:ins>
      <w:r w:rsidRPr="00152E69">
        <w:rPr>
          <w:rtl/>
        </w:rPr>
        <w:t>בדיוק גבוה</w:t>
      </w:r>
      <w:del w:id="20" w:author="עטרה בקל" w:date="2017-12-17T12:26:00Z">
        <w:r w:rsidRPr="00152E69" w:rsidDel="001B22BE">
          <w:rPr>
            <w:rtl/>
          </w:rPr>
          <w:delText xml:space="preserve"> ובצורך קטן יותר של עובדים מקצועיים, שכן המכשיר יחסית פשוט לשימוש</w:delText>
        </w:r>
      </w:del>
      <w:r w:rsidRPr="00152E69">
        <w:rPr>
          <w:rtl/>
        </w:rPr>
        <w:t>.</w:t>
      </w:r>
      <w:r w:rsidRPr="00152E69">
        <w:t xml:space="preserve"> </w:t>
      </w:r>
      <w:r w:rsidRPr="00152E69">
        <w:rPr>
          <w:rtl/>
        </w:rPr>
        <w:t xml:space="preserve">אך השיטה דורשת זמן ארוך לקבלת מושבות חיידקים ובעיקר יקרה מאוד. יתרה מזו, השיטה אינה מתאימה לכימות החיידקים אלא רק לזיהוי. עקב מגבלות השיטות הקיימות, נותר צורך </w:t>
      </w:r>
      <w:proofErr w:type="spellStart"/>
      <w:r w:rsidRPr="00152E69">
        <w:rPr>
          <w:rtl/>
        </w:rPr>
        <w:t>אמיתי</w:t>
      </w:r>
      <w:proofErr w:type="spellEnd"/>
      <w:r w:rsidRPr="00152E69">
        <w:rPr>
          <w:rtl/>
        </w:rPr>
        <w:t xml:space="preserve"> לשיטה לזיהוי וכימות מהיר של חיידקים במי שתייה, בעלות נמוכה וברמת דיוק גבוהה </w:t>
      </w:r>
      <w:r w:rsidRPr="00152E69">
        <w:rPr>
          <w:noProof/>
          <w:rtl/>
        </w:rPr>
        <w:t>[7]</w:t>
      </w:r>
      <w:r w:rsidRPr="00152E69">
        <w:rPr>
          <w:rtl/>
        </w:rPr>
        <w:t xml:space="preserve">. בעבודה זו אנחנו מציעים שימוש בגישות </w:t>
      </w:r>
      <w:proofErr w:type="spellStart"/>
      <w:r w:rsidRPr="00152E69">
        <w:rPr>
          <w:rtl/>
        </w:rPr>
        <w:t>ספקטרוסקופיות</w:t>
      </w:r>
      <w:proofErr w:type="spellEnd"/>
      <w:r w:rsidRPr="00152E69">
        <w:rPr>
          <w:rtl/>
        </w:rPr>
        <w:t xml:space="preserve"> מבוססת </w:t>
      </w:r>
      <w:proofErr w:type="spellStart"/>
      <w:r w:rsidRPr="00152E69">
        <w:rPr>
          <w:rtl/>
        </w:rPr>
        <w:t>ראמאן</w:t>
      </w:r>
      <w:proofErr w:type="spellEnd"/>
      <w:r w:rsidRPr="00152E69">
        <w:rPr>
          <w:rtl/>
        </w:rPr>
        <w:t xml:space="preserve">  ופלואורסנציה לזיהוי וכימות חיידקים במים הן לשתייה והן לשימוש אחר בתעשיות המזון.</w:t>
      </w:r>
    </w:p>
    <w:p w:rsidR="009511CC" w:rsidRDefault="009511CC">
      <w:pPr>
        <w:rPr>
          <w:rFonts w:eastAsiaTheme="majorEastAsia"/>
          <w:caps/>
          <w:color w:val="auto"/>
          <w:sz w:val="28"/>
          <w:szCs w:val="28"/>
          <w:u w:val="single"/>
          <w:rtl/>
        </w:rPr>
        <w:pPrChange w:id="21" w:author="עטרה בקל" w:date="2017-12-17T13:15:00Z">
          <w:pPr>
            <w:bidi w:val="0"/>
            <w:spacing w:before="0" w:after="160" w:line="259" w:lineRule="auto"/>
          </w:pPr>
        </w:pPrChange>
      </w:pPr>
      <w:del w:id="22" w:author="עטרה בקל" w:date="2017-12-17T13:15:00Z">
        <w:r w:rsidDel="00D76A22">
          <w:rPr>
            <w:rtl/>
          </w:rPr>
          <w:br w:type="page"/>
        </w:r>
      </w:del>
    </w:p>
    <w:p w:rsidR="00054DA4" w:rsidRPr="00152E69" w:rsidRDefault="00054DA4" w:rsidP="00C4496E">
      <w:pPr>
        <w:pStyle w:val="2"/>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p>
    <w:p w:rsidR="00C4496E" w:rsidRPr="00152E69" w:rsidRDefault="00C4496E" w:rsidP="00C4496E">
      <w:pPr>
        <w:pStyle w:val="3"/>
        <w:rPr>
          <w:rtl/>
        </w:rPr>
      </w:pPr>
      <w:del w:id="23" w:author="עטרה בקל" w:date="2017-12-24T13:09:00Z">
        <w:r w:rsidRPr="00152E69" w:rsidDel="00301127">
          <w:rPr>
            <w:rtl/>
          </w:rPr>
          <w:delText>ה</w:delText>
        </w:r>
      </w:del>
      <w:r w:rsidRPr="00152E69">
        <w:rPr>
          <w:rtl/>
        </w:rPr>
        <w:t xml:space="preserve">רקע </w:t>
      </w:r>
      <w:del w:id="24" w:author="עטרה בקל" w:date="2017-12-24T13:09:00Z">
        <w:r w:rsidRPr="00152E69" w:rsidDel="00301127">
          <w:rPr>
            <w:rtl/>
          </w:rPr>
          <w:delText>ה</w:delText>
        </w:r>
      </w:del>
      <w:r w:rsidRPr="00152E69">
        <w:rPr>
          <w:rtl/>
        </w:rPr>
        <w:t xml:space="preserve">מדעי </w:t>
      </w:r>
    </w:p>
    <w:p w:rsidR="00054DA4" w:rsidRPr="00152E69" w:rsidRDefault="00054DA4" w:rsidP="00EA7359">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w:t>
      </w:r>
      <w:r w:rsidRPr="00152E69">
        <w:t>Raman Spectroscopy</w:t>
      </w:r>
      <w:r w:rsidRPr="00152E69">
        <w:rPr>
          <w:rtl/>
        </w:rPr>
        <w:t xml:space="preserve">) הינה כלי אנליטי מודרני, בעלות נמוכה יחסית ובעל תוצאות מהירות במיוחד. השיטה לשימוש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מתבססת על תופעה המכונה </w:t>
      </w:r>
      <w:r w:rsidRPr="00152E69">
        <w:t>Raman Shift</w:t>
      </w:r>
      <w:ins w:id="25" w:author="עטרה בקל" w:date="2017-12-17T12:27:00Z">
        <w:r w:rsidR="001B22BE">
          <w:rPr>
            <w:rFonts w:hint="cs"/>
            <w:rtl/>
          </w:rPr>
          <w:t xml:space="preserve">. </w:t>
        </w:r>
      </w:ins>
      <w:del w:id="26" w:author="עטרה בקל" w:date="2017-12-17T12:27:00Z">
        <w:r w:rsidRPr="00152E69" w:rsidDel="001B22BE">
          <w:rPr>
            <w:rtl/>
          </w:rPr>
          <w:delText xml:space="preserve"> שתוארה לראשונה ע"י </w:delText>
        </w:r>
        <w:r w:rsidRPr="00152E69" w:rsidDel="001B22BE">
          <w:delText>C.V Raman</w:delText>
        </w:r>
        <w:r w:rsidRPr="00152E69" w:rsidDel="001B22BE">
          <w:rPr>
            <w:rtl/>
          </w:rPr>
          <w:delText xml:space="preserve">, שזכה על כך בפרס נובל בשנת 1930 </w:delText>
        </w:r>
        <w:r w:rsidRPr="00152E69" w:rsidDel="001B22BE">
          <w:delText xml:space="preserve"> </w:delText>
        </w:r>
        <w:r w:rsidRPr="00152E69" w:rsidDel="001B22BE">
          <w:rPr>
            <w:noProof/>
          </w:rPr>
          <w:delText>[13]</w:delText>
        </w:r>
        <w:r w:rsidRPr="00152E69" w:rsidDel="001B22BE">
          <w:rPr>
            <w:rtl/>
          </w:rPr>
          <w:delText xml:space="preserve">. כפי שתיאר ראמאן, </w:delText>
        </w:r>
      </w:del>
      <w:r w:rsidRPr="00152E69">
        <w:rPr>
          <w:rtl/>
        </w:rPr>
        <w:t xml:space="preserve">כאשר פוטונים באורך גל מסוים (לייזר) פוגעים במולקולה חלק מהפוטונים עוברים התמרת </w:t>
      </w:r>
      <w:r w:rsidRPr="00152E69">
        <w:t>Raman Shift</w:t>
      </w:r>
      <w:r w:rsidRPr="00152E69">
        <w:rPr>
          <w:rtl/>
        </w:rPr>
        <w:t xml:space="preserve"> שבה משתנה רמת האנרגיה של הפוטון – ובהתאמה אורך הגל שלו. זאת עקב העברה של חלק מהאנרגיה הגלית של הפוטון בעירור לאנרגיה תנודתית במולקולה (</w:t>
      </w:r>
      <w:r w:rsidRPr="00152E69">
        <w:t>vibrational energy</w:t>
      </w:r>
      <w:r w:rsidRPr="00152E69">
        <w:rPr>
          <w:rtl/>
        </w:rPr>
        <w:t xml:space="preserve">) </w:t>
      </w:r>
      <w:r w:rsidRPr="00152E69">
        <w:rPr>
          <w:noProof/>
          <w:rtl/>
        </w:rPr>
        <w:t>[14]</w:t>
      </w:r>
      <w:r w:rsidRPr="00152E69">
        <w:rPr>
          <w:rtl/>
        </w:rPr>
        <w:t xml:space="preserve">. ההתמרה היא שונה בין חומר לחומר באורכי גל שונים, כך שלכל חומר ישנה "טביעת אצבע" של התמרה </w:t>
      </w:r>
      <w:r w:rsidRPr="00152E69">
        <w:rPr>
          <w:noProof/>
          <w:rtl/>
        </w:rPr>
        <w:t>[14, 15]</w:t>
      </w:r>
      <w:r w:rsidRPr="00152E69">
        <w:rPr>
          <w:rtl/>
        </w:rPr>
        <w:t xml:space="preserve">. </w:t>
      </w:r>
      <w:del w:id="27" w:author="עטרה בקל" w:date="2017-12-17T12:28:00Z">
        <w:r w:rsidRPr="00152E69" w:rsidDel="001B22BE">
          <w:rPr>
            <w:rtl/>
          </w:rPr>
          <w:delText>חשוב לציין שההתמרה תלויה מאוד בתכונה פיסיקאלית של החומר – "גמישות" ענן האלקטרונים (</w:delText>
        </w:r>
        <w:r w:rsidRPr="00152E69" w:rsidDel="001B22BE">
          <w:delText>Polarizability</w:delText>
        </w:r>
        <w:r w:rsidRPr="00152E69" w:rsidDel="001B22BE">
          <w:rPr>
            <w:rtl/>
          </w:rPr>
          <w:delText>). זאת מכיוון שהאנרגיה עוברת דרך ענן אלקטרונים, ובמקרה שענן האלקטרונים אינו גמיש (</w:delText>
        </w:r>
        <w:r w:rsidRPr="00152E69" w:rsidDel="001B22BE">
          <w:delText>Low Polarizability</w:delText>
        </w:r>
        <w:r w:rsidRPr="00152E69" w:rsidDel="001B22BE">
          <w:rPr>
            <w:rtl/>
          </w:rPr>
          <w:delText xml:space="preserve">) הפוטון לא יוכל להעביר אליו את האנרגיה והאור יוחזר ללא התמרה </w:delText>
        </w:r>
        <w:r w:rsidRPr="00152E69" w:rsidDel="001B22BE">
          <w:rPr>
            <w:noProof/>
            <w:rtl/>
          </w:rPr>
          <w:delText>[14]</w:delText>
        </w:r>
        <w:r w:rsidRPr="00152E69" w:rsidDel="001B22BE">
          <w:rPr>
            <w:rtl/>
          </w:rPr>
          <w:delText xml:space="preserve">. </w:delText>
        </w:r>
      </w:del>
      <w:r w:rsidRPr="00152E69">
        <w:rPr>
          <w:rtl/>
        </w:rPr>
        <w:t xml:space="preserve">חשוב לציין שלמולקולות מים </w:t>
      </w:r>
      <w:r w:rsidRPr="00152E69">
        <w:t>H</w:t>
      </w:r>
      <w:r w:rsidRPr="00152E69">
        <w:rPr>
          <w:vertAlign w:val="subscript"/>
        </w:rPr>
        <w:t>2</w:t>
      </w:r>
      <w:r w:rsidRPr="00152E69">
        <w:t>O</w:t>
      </w:r>
      <w:r w:rsidRPr="00152E69">
        <w:rPr>
          <w:rtl/>
        </w:rPr>
        <w:t xml:space="preserve">, </w:t>
      </w:r>
      <w:del w:id="28" w:author="עטרה בקל" w:date="2017-12-17T12:28:00Z">
        <w:r w:rsidRPr="00152E69" w:rsidDel="001B22BE">
          <w:rPr>
            <w:rtl/>
          </w:rPr>
          <w:delText>ישנו ענן אלקטרונים בעל גמישות נמוכה</w:delText>
        </w:r>
      </w:del>
      <w:ins w:id="29" w:author="עטרה בקל" w:date="2017-12-17T12:28:00Z">
        <w:r w:rsidR="001B22BE">
          <w:rPr>
            <w:rFonts w:hint="cs"/>
            <w:rtl/>
          </w:rPr>
          <w:t>התמרה טבעית חלשה מאוד</w:t>
        </w:r>
      </w:ins>
      <w:r w:rsidRPr="00152E69">
        <w:rPr>
          <w:rtl/>
        </w:rPr>
        <w:t xml:space="preserve"> ולכן מים מהווים רקע מצוין לבדיקת בשיטת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w:t>
      </w:r>
      <w:del w:id="30" w:author="עטרה בקל" w:date="2017-12-17T12:29:00Z">
        <w:r w:rsidRPr="00152E69" w:rsidDel="001B22BE">
          <w:rPr>
            <w:rtl/>
          </w:rPr>
          <w:delText xml:space="preserve">כי הם בעלי קריאת רקע חלשה מאוד </w:delText>
        </w:r>
      </w:del>
      <w:r w:rsidRPr="00152E69">
        <w:rPr>
          <w:noProof/>
          <w:rtl/>
        </w:rPr>
        <w:t>[16]</w:t>
      </w:r>
      <w:r w:rsidRPr="00152E69">
        <w:rPr>
          <w:rtl/>
        </w:rPr>
        <w:t>.</w:t>
      </w:r>
    </w:p>
    <w:p w:rsidR="00054DA4" w:rsidRPr="00152E69" w:rsidRDefault="00054DA4" w:rsidP="00002E39">
      <w:pPr>
        <w:rPr>
          <w:rtl/>
        </w:rPr>
      </w:pP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ההתמרה נמדדת באמצעות גלאי הקולט את אורכי הגל של האור לאחר המעבר דרך החומר הנבדק (לדוגמה, תא חיידקי) וממיר </w:t>
      </w:r>
      <w:del w:id="31" w:author="עטרה בקל" w:date="2017-12-17T12:30:00Z">
        <w:r w:rsidRPr="00152E69" w:rsidDel="000908B0">
          <w:rPr>
            <w:rtl/>
          </w:rPr>
          <w:delText xml:space="preserve">אותו </w:delText>
        </w:r>
      </w:del>
      <w:ins w:id="32" w:author="עטרה בקל" w:date="2017-12-17T12:30:00Z">
        <w:r w:rsidR="000908B0">
          <w:rPr>
            <w:rFonts w:hint="cs"/>
            <w:rtl/>
          </w:rPr>
          <w:t>את רמת ההתמרה</w:t>
        </w:r>
        <w:r w:rsidR="000908B0" w:rsidRPr="00152E69">
          <w:rPr>
            <w:rtl/>
          </w:rPr>
          <w:t xml:space="preserve"> </w:t>
        </w:r>
      </w:ins>
      <w:r w:rsidRPr="00152E69">
        <w:rPr>
          <w:rtl/>
        </w:rPr>
        <w:t xml:space="preserve">לאות דיגיטלי </w:t>
      </w:r>
      <w:del w:id="33" w:author="עטרה בקל" w:date="2017-12-17T12:30:00Z">
        <w:r w:rsidRPr="00152E69" w:rsidDel="000908B0">
          <w:rPr>
            <w:rtl/>
          </w:rPr>
          <w:delText>למחשב</w:delText>
        </w:r>
      </w:del>
      <w:ins w:id="34" w:author="עטרה בקל" w:date="2017-12-17T12:30:00Z">
        <w:r w:rsidR="000908B0">
          <w:rPr>
            <w:rFonts w:hint="cs"/>
            <w:rtl/>
          </w:rPr>
          <w:t>ב</w:t>
        </w:r>
        <w:r w:rsidR="000908B0" w:rsidRPr="00152E69">
          <w:rPr>
            <w:rtl/>
          </w:rPr>
          <w:t>מחשב</w:t>
        </w:r>
        <w:r w:rsidR="000908B0">
          <w:rPr>
            <w:rFonts w:hint="cs"/>
            <w:rtl/>
          </w:rPr>
          <w:t xml:space="preserve"> </w:t>
        </w:r>
        <w:r w:rsidR="000908B0" w:rsidRPr="00152E69">
          <w:rPr>
            <w:rtl/>
          </w:rPr>
          <w:t>(תמונה 1)</w:t>
        </w:r>
      </w:ins>
      <w:r w:rsidRPr="00152E69">
        <w:rPr>
          <w:rtl/>
        </w:rPr>
        <w:t xml:space="preserve"> </w:t>
      </w:r>
      <w:r w:rsidRPr="00152E69">
        <w:rPr>
          <w:noProof/>
          <w:rtl/>
        </w:rPr>
        <w:t>[15]</w:t>
      </w:r>
      <w:r w:rsidRPr="00152E69">
        <w:rPr>
          <w:rtl/>
        </w:rPr>
        <w:t xml:space="preserve">. </w:t>
      </w:r>
      <w:del w:id="35" w:author="עטרה בקל" w:date="2017-12-17T12:30:00Z">
        <w:r w:rsidRPr="00152E69" w:rsidDel="000908B0">
          <w:rPr>
            <w:rtl/>
          </w:rPr>
          <w:delText>הספקטרום הדיגיטאלי, למעשה, מציג את כמות הפוטונים שנקלטו בכל אורך גל, כאשר הגלאי "חותך" את כל אורכי הגל הקצרים מאורך גל של הלייזר (ישנן התמרות מסוגים אחרים בהן אורך הגל מתקצר). כך למעשה מתקבלת קריאה אך ורק של הפוטונים אשר עברו התמרה מסוג ראמאן והחלוקה של הפוטונים בין אורכי הגל היא הספקטרום (תמונה 1). אורך הגל מוצג לעיתים כאורך הגל האבסולוטי, בערכים של ננומטר (</w:delText>
        </w:r>
        <w:r w:rsidRPr="00152E69" w:rsidDel="000908B0">
          <w:delText>nm</w:delText>
        </w:r>
        <w:r w:rsidRPr="00152E69" w:rsidDel="000908B0">
          <w:rPr>
            <w:rtl/>
          </w:rPr>
          <w:delText xml:space="preserve">) אך לרוב הוא מוצג ברמת ההתמרה מאורך הגל של הלייזר, בערכים של </w:delText>
        </w:r>
        <w:r w:rsidRPr="00152E69" w:rsidDel="000908B0">
          <w:delText>cm</w:delText>
        </w:r>
        <w:r w:rsidRPr="00152E69" w:rsidDel="000908B0">
          <w:rPr>
            <w:vertAlign w:val="superscript"/>
          </w:rPr>
          <w:delText>-1</w:delText>
        </w:r>
        <w:r w:rsidRPr="00152E69" w:rsidDel="000908B0">
          <w:rPr>
            <w:rtl/>
          </w:rPr>
          <w:delText>.</w:delText>
        </w:r>
      </w:del>
    </w:p>
    <w:p w:rsidR="00054DA4" w:rsidRPr="00152E69" w:rsidRDefault="00054DA4" w:rsidP="00080E01">
      <w:pPr>
        <w:keepNext/>
      </w:pPr>
      <w:r w:rsidRPr="00152E69">
        <w:rPr>
          <w:noProof/>
          <w:lang w:val="en-GB" w:eastAsia="en-GB"/>
        </w:rPr>
        <w:drawing>
          <wp:inline distT="0" distB="0" distL="0" distR="0" wp14:anchorId="2CF77D44" wp14:editId="2D8D647C">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054DA4" w:rsidRPr="005518EE" w:rsidRDefault="00054DA4" w:rsidP="00536FD6">
      <w:pPr>
        <w:pStyle w:val="af3"/>
        <w:rPr>
          <w:i w:val="0"/>
          <w:iCs w:val="0"/>
          <w:rtl/>
        </w:rPr>
      </w:pPr>
      <w:r w:rsidRPr="005518EE">
        <w:rPr>
          <w:i w:val="0"/>
          <w:iCs w:val="0"/>
          <w:rtl/>
        </w:rPr>
        <w:t xml:space="preserve">תמונה </w:t>
      </w:r>
      <w:r w:rsidRPr="005518EE">
        <w:rPr>
          <w:i w:val="0"/>
          <w:iCs w:val="0"/>
          <w:rtl/>
        </w:rPr>
        <w:fldChar w:fldCharType="begin"/>
      </w:r>
      <w:r w:rsidRPr="005518EE">
        <w:rPr>
          <w:i w:val="0"/>
          <w:iCs w:val="0"/>
          <w:rtl/>
        </w:rPr>
        <w:instrText xml:space="preserve"> </w:instrText>
      </w:r>
      <w:r w:rsidRPr="005518EE">
        <w:rPr>
          <w:i w:val="0"/>
          <w:iCs w:val="0"/>
        </w:rPr>
        <w:instrText>SEQ</w:instrText>
      </w:r>
      <w:r w:rsidRPr="005518EE">
        <w:rPr>
          <w:i w:val="0"/>
          <w:iCs w:val="0"/>
          <w:rtl/>
        </w:rPr>
        <w:instrText xml:space="preserve"> תמונה \* </w:instrText>
      </w:r>
      <w:r w:rsidRPr="005518EE">
        <w:rPr>
          <w:i w:val="0"/>
          <w:iCs w:val="0"/>
        </w:rPr>
        <w:instrText>ARABIC</w:instrText>
      </w:r>
      <w:r w:rsidRPr="005518EE">
        <w:rPr>
          <w:i w:val="0"/>
          <w:iCs w:val="0"/>
          <w:rtl/>
        </w:rPr>
        <w:instrText xml:space="preserve"> </w:instrText>
      </w:r>
      <w:r w:rsidRPr="005518EE">
        <w:rPr>
          <w:i w:val="0"/>
          <w:iCs w:val="0"/>
          <w:rtl/>
        </w:rPr>
        <w:fldChar w:fldCharType="separate"/>
      </w:r>
      <w:r w:rsidR="009511CC" w:rsidRPr="005518EE">
        <w:rPr>
          <w:i w:val="0"/>
          <w:iCs w:val="0"/>
          <w:noProof/>
          <w:rtl/>
        </w:rPr>
        <w:t>1</w:t>
      </w:r>
      <w:r w:rsidRPr="005518EE">
        <w:rPr>
          <w:i w:val="0"/>
          <w:iCs w:val="0"/>
          <w:rtl/>
        </w:rPr>
        <w:fldChar w:fldCharType="end"/>
      </w:r>
      <w:r w:rsidRPr="005518EE">
        <w:rPr>
          <w:i w:val="0"/>
          <w:iCs w:val="0"/>
          <w:rtl/>
        </w:rPr>
        <w:t xml:space="preserve"> טביעת אצבע ספקטראלית של אתנול </w:t>
      </w:r>
    </w:p>
    <w:p w:rsidR="00054DA4" w:rsidRPr="00152E69" w:rsidRDefault="00054DA4" w:rsidP="00EA7359">
      <w:pPr>
        <w:rPr>
          <w:rtl/>
        </w:rPr>
      </w:pPr>
      <w:r w:rsidRPr="00152E69">
        <w:rPr>
          <w:rtl/>
        </w:rPr>
        <w:lastRenderedPageBreak/>
        <w:t xml:space="preserve">בשיטה זו אין צורך בשלב העשרת החיידקים, דבר המאפשר זיהוי </w:t>
      </w:r>
      <w:del w:id="36" w:author="עטרה בקל" w:date="2017-12-17T12:31:00Z">
        <w:r w:rsidRPr="00152E69" w:rsidDel="000908B0">
          <w:rPr>
            <w:rtl/>
          </w:rPr>
          <w:delText xml:space="preserve">של מגוון רחב יותר של </w:delText>
        </w:r>
      </w:del>
      <w:r w:rsidRPr="00152E69">
        <w:rPr>
          <w:rtl/>
        </w:rPr>
        <w:t>חיידקים בזמן קצר באופן משמעותי. בנוסף, כיוון שאין צורך בהעשרת המצע - ניתן לבצע את הבדיקה באופן ישיר (</w:t>
      </w:r>
      <w:r w:rsidRPr="00152E69">
        <w:t>In Situ</w:t>
      </w:r>
      <w:r w:rsidRPr="00152E69">
        <w:rPr>
          <w:rtl/>
        </w:rPr>
        <w:t>).</w:t>
      </w:r>
      <w:del w:id="37" w:author="עטרה בקל" w:date="2017-12-17T12:32:00Z">
        <w:r w:rsidRPr="00152E69" w:rsidDel="000908B0">
          <w:rPr>
            <w:rtl/>
          </w:rPr>
          <w:delText xml:space="preserve"> כך ניתן לחסוך תהליכים רבים אשר מעלים את הסיכון לזיהום חיצוני, מאריכים ומייקרים את התהליך.</w:delText>
        </w:r>
      </w:del>
      <w:r w:rsidRPr="00152E69">
        <w:rPr>
          <w:rtl/>
        </w:rPr>
        <w:t xml:space="preserve"> </w:t>
      </w:r>
      <w:del w:id="38" w:author="עטרה בקל" w:date="2017-12-17T12:33:00Z">
        <w:r w:rsidRPr="00152E69" w:rsidDel="000908B0">
          <w:rPr>
            <w:rtl/>
          </w:rPr>
          <w:delText xml:space="preserve">יתרון נוסף של השיטה היא יכולת הבחנה וזיהוי גם כאשר החיידקים נמצאים במצעים מורכבים כמו מזון, נוזלי גוף ודגימות קרקע </w:delText>
        </w:r>
        <w:r w:rsidRPr="00152E69" w:rsidDel="000908B0">
          <w:rPr>
            <w:noProof/>
            <w:rtl/>
          </w:rPr>
          <w:delText>[16, 17]</w:delText>
        </w:r>
        <w:r w:rsidRPr="00152E69" w:rsidDel="000908B0">
          <w:rPr>
            <w:rtl/>
          </w:rPr>
          <w:delText>.</w:delText>
        </w:r>
      </w:del>
    </w:p>
    <w:p w:rsidR="00D76A22" w:rsidRDefault="00D76A22">
      <w:pPr>
        <w:rPr>
          <w:ins w:id="39" w:author="עטרה בקל" w:date="2017-12-17T13:16:00Z"/>
          <w:rtl/>
        </w:rPr>
        <w:pPrChange w:id="40" w:author="עטרה בקל" w:date="2017-12-17T12:36:00Z">
          <w:pPr>
            <w:keepNext/>
          </w:pPr>
        </w:pPrChange>
      </w:pPr>
      <w:ins w:id="41" w:author="עטרה בקל" w:date="2017-12-17T13:16:00Z">
        <w:r w:rsidRPr="00864496">
          <w:rPr>
            <w:noProof/>
            <w:lang w:val="en-GB" w:eastAsia="en-GB"/>
          </w:rPr>
          <w:drawing>
            <wp:anchor distT="0" distB="0" distL="114300" distR="114300" simplePos="0" relativeHeight="251663360" behindDoc="0" locked="0" layoutInCell="1" allowOverlap="1" wp14:anchorId="2454A72A" wp14:editId="5E9DBFFC">
              <wp:simplePos x="0" y="0"/>
              <wp:positionH relativeFrom="margin">
                <wp:posOffset>294005</wp:posOffset>
              </wp:positionH>
              <wp:positionV relativeFrom="margin">
                <wp:posOffset>3511228</wp:posOffset>
              </wp:positionV>
              <wp:extent cx="4680585" cy="4967605"/>
              <wp:effectExtent l="0" t="0" r="5715" b="444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585" cy="4967605"/>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054DA4" w:rsidRPr="00152E69">
        <w:rPr>
          <w:rtl/>
        </w:rPr>
        <w:t xml:space="preserve">מחקרים קודמים מראים כי ניתן להבחין בין חיידקים שונים בהתאם לספקטרום </w:t>
      </w:r>
      <w:proofErr w:type="spellStart"/>
      <w:r w:rsidR="00054DA4" w:rsidRPr="00152E69">
        <w:rPr>
          <w:rtl/>
        </w:rPr>
        <w:t>הראמאן</w:t>
      </w:r>
      <w:proofErr w:type="spellEnd"/>
      <w:r w:rsidR="00054DA4" w:rsidRPr="00152E69">
        <w:rPr>
          <w:rtl/>
        </w:rPr>
        <w:t xml:space="preserve"> שלהם </w:t>
      </w:r>
      <w:r w:rsidR="00054DA4" w:rsidRPr="00152E69">
        <w:rPr>
          <w:noProof/>
          <w:rtl/>
        </w:rPr>
        <w:t>[18, 19]</w:t>
      </w:r>
      <w:r w:rsidR="00054DA4" w:rsidRPr="00152E69">
        <w:rPr>
          <w:rtl/>
        </w:rPr>
        <w:t xml:space="preserve">. הבדלים אלה נובעים מההרכב הכימי של התא החיידקי (הן של החלל </w:t>
      </w:r>
      <w:proofErr w:type="spellStart"/>
      <w:r w:rsidR="00054DA4" w:rsidRPr="00152E69">
        <w:rPr>
          <w:rtl/>
        </w:rPr>
        <w:t>הציטופלסמטי</w:t>
      </w:r>
      <w:proofErr w:type="spellEnd"/>
      <w:r w:rsidR="00054DA4" w:rsidRPr="00152E69">
        <w:rPr>
          <w:rtl/>
        </w:rPr>
        <w:t>, של הממברנה והדופן ואף של סביבת החיידק אליה הוא מפריש חומרים) ובעיקר מנוכחות של טבעות ארומטיות וסוכרים שונים</w:t>
      </w:r>
      <w:del w:id="42" w:author="עטרה בקל" w:date="2017-12-17T12:33:00Z">
        <w:r w:rsidR="00054DA4" w:rsidRPr="00152E69" w:rsidDel="000908B0">
          <w:rPr>
            <w:rtl/>
          </w:rPr>
          <w:delText xml:space="preserve">, שהם בעלי </w:delText>
        </w:r>
        <w:r w:rsidR="00054DA4" w:rsidRPr="00152E69" w:rsidDel="000908B0">
          <w:delText>Polarizability</w:delText>
        </w:r>
        <w:r w:rsidR="00054DA4" w:rsidRPr="00152E69" w:rsidDel="000908B0">
          <w:rPr>
            <w:rtl/>
          </w:rPr>
          <w:delText xml:space="preserve"> גבוה</w:delText>
        </w:r>
      </w:del>
      <w:r w:rsidR="00054DA4" w:rsidRPr="00152E69">
        <w:rPr>
          <w:rtl/>
        </w:rPr>
        <w:t xml:space="preserve">. הספקטרום הוא למעשה התמרת </w:t>
      </w:r>
      <w:proofErr w:type="spellStart"/>
      <w:r w:rsidR="00054DA4" w:rsidRPr="00152E69">
        <w:rPr>
          <w:rtl/>
        </w:rPr>
        <w:t>הראמאן</w:t>
      </w:r>
      <w:proofErr w:type="spellEnd"/>
      <w:r w:rsidR="00054DA4" w:rsidRPr="00152E69">
        <w:rPr>
          <w:rtl/>
        </w:rPr>
        <w:t xml:space="preserve"> המשולבת של כל המרכיבים הכימיים של החיידק, כולל היחס הכמותי ביניהם. נמצא שהספקטרום הינו ספציפי לכל זן חיידקים, אך נדרש למצוא בדיוק באילו אורכי גל ואילו עוצמות התמרה נמצא ההבדל המבחין בין החיידקים השונים.</w:t>
      </w:r>
      <w:ins w:id="43" w:author="עטרה בקל" w:date="2017-12-24T13:06:00Z">
        <w:r w:rsidR="00480B91">
          <w:rPr>
            <w:rFonts w:hint="cs"/>
            <w:rtl/>
          </w:rPr>
          <w:t xml:space="preserve"> ***להוסיף התייחסות לאיור 1 ***</w:t>
        </w:r>
      </w:ins>
      <w:r w:rsidR="00054DA4" w:rsidRPr="00152E69">
        <w:rPr>
          <w:rtl/>
        </w:rPr>
        <w:t xml:space="preserve"> בעבודות של </w:t>
      </w:r>
      <w:proofErr w:type="spellStart"/>
      <w:r w:rsidR="00054DA4" w:rsidRPr="00152E69">
        <w:t>Zeiri</w:t>
      </w:r>
      <w:proofErr w:type="spellEnd"/>
      <w:r w:rsidR="00054DA4" w:rsidRPr="00152E69">
        <w:rPr>
          <w:rtl/>
        </w:rPr>
        <w:t xml:space="preserve"> ושותפיו </w:t>
      </w:r>
      <w:r w:rsidR="00054DA4" w:rsidRPr="00152E69">
        <w:rPr>
          <w:noProof/>
          <w:rtl/>
        </w:rPr>
        <w:t>[18, 19]</w:t>
      </w:r>
      <w:r w:rsidR="00054DA4" w:rsidRPr="00152E69">
        <w:rPr>
          <w:rtl/>
        </w:rPr>
        <w:t xml:space="preserve"> </w:t>
      </w:r>
      <w:ins w:id="44" w:author="עטרה בקל" w:date="2017-12-17T12:35:00Z">
        <w:r w:rsidR="000908B0">
          <w:rPr>
            <w:rFonts w:hint="cs"/>
            <w:rtl/>
          </w:rPr>
          <w:t xml:space="preserve">ובעבודתם של </w:t>
        </w:r>
        <w:proofErr w:type="spellStart"/>
        <w:r w:rsidR="000908B0">
          <w:t>Permasiri</w:t>
        </w:r>
        <w:proofErr w:type="spellEnd"/>
        <w:r w:rsidR="000908B0">
          <w:rPr>
            <w:rFonts w:hint="cs"/>
            <w:rtl/>
          </w:rPr>
          <w:t xml:space="preserve"> ושותפיו [20] </w:t>
        </w:r>
      </w:ins>
      <w:r w:rsidR="00054DA4" w:rsidRPr="00152E69">
        <w:rPr>
          <w:rtl/>
        </w:rPr>
        <w:t xml:space="preserve">הראו החוקרים שהמולקולות הנראות </w:t>
      </w:r>
      <w:proofErr w:type="spellStart"/>
      <w:r w:rsidR="00054DA4" w:rsidRPr="00152E69">
        <w:rPr>
          <w:rtl/>
        </w:rPr>
        <w:t>בראמאן</w:t>
      </w:r>
      <w:proofErr w:type="spellEnd"/>
      <w:r w:rsidR="00054DA4" w:rsidRPr="00152E69">
        <w:rPr>
          <w:rtl/>
        </w:rPr>
        <w:t xml:space="preserve"> בחיידקים הן בעיקר </w:t>
      </w:r>
      <w:proofErr w:type="spellStart"/>
      <w:r w:rsidR="00054DA4" w:rsidRPr="00152E69">
        <w:rPr>
          <w:rtl/>
        </w:rPr>
        <w:t>צורונים</w:t>
      </w:r>
      <w:proofErr w:type="spellEnd"/>
      <w:r w:rsidR="00054DA4" w:rsidRPr="00152E69">
        <w:rPr>
          <w:rtl/>
        </w:rPr>
        <w:t xml:space="preserve"> של </w:t>
      </w:r>
      <w:r w:rsidR="00054DA4" w:rsidRPr="00152E69">
        <w:t>DNA</w:t>
      </w:r>
      <w:r w:rsidR="00054DA4" w:rsidRPr="00152E69">
        <w:rPr>
          <w:rtl/>
        </w:rPr>
        <w:t xml:space="preserve">, הכוללים </w:t>
      </w:r>
      <w:proofErr w:type="spellStart"/>
      <w:r w:rsidR="00054DA4" w:rsidRPr="00152E69">
        <w:rPr>
          <w:rtl/>
        </w:rPr>
        <w:t>אדנין</w:t>
      </w:r>
      <w:proofErr w:type="spellEnd"/>
      <w:ins w:id="45" w:author="עטרה בקל" w:date="2017-12-17T12:35:00Z">
        <w:r w:rsidR="000908B0">
          <w:rPr>
            <w:rFonts w:hint="cs"/>
            <w:rtl/>
          </w:rPr>
          <w:t xml:space="preserve">, </w:t>
        </w:r>
        <w:proofErr w:type="spellStart"/>
        <w:r w:rsidR="000908B0">
          <w:rPr>
            <w:rFonts w:hint="cs"/>
            <w:rtl/>
          </w:rPr>
          <w:t>גואנין</w:t>
        </w:r>
      </w:ins>
      <w:proofErr w:type="spellEnd"/>
      <w:r w:rsidR="00054DA4" w:rsidRPr="00152E69">
        <w:rPr>
          <w:rtl/>
        </w:rPr>
        <w:t xml:space="preserve"> ואף </w:t>
      </w:r>
      <w:proofErr w:type="spellStart"/>
      <w:r w:rsidR="00054DA4" w:rsidRPr="00152E69">
        <w:rPr>
          <w:rtl/>
        </w:rPr>
        <w:t>פלבין-אדנין</w:t>
      </w:r>
      <w:proofErr w:type="spellEnd"/>
      <w:r w:rsidR="00054DA4" w:rsidRPr="00152E69">
        <w:rPr>
          <w:rtl/>
        </w:rPr>
        <w:t xml:space="preserve"> (</w:t>
      </w:r>
      <w:r w:rsidR="00054DA4" w:rsidRPr="00152E69">
        <w:t>FDA</w:t>
      </w:r>
      <w:r w:rsidR="00054DA4" w:rsidRPr="00152E69">
        <w:rPr>
          <w:rtl/>
        </w:rPr>
        <w:t>).</w:t>
      </w:r>
      <w:del w:id="46" w:author="עטרה בקל" w:date="2017-12-17T12:34:00Z">
        <w:r w:rsidR="00054DA4" w:rsidRPr="00152E69" w:rsidDel="000908B0">
          <w:rPr>
            <w:rtl/>
          </w:rPr>
          <w:delText xml:space="preserve"> החוקרים מצאו שניתן בנוסף להבחין בקשרי זרחן וקשרים קרבוקסיליים.</w:delText>
        </w:r>
      </w:del>
      <w:r w:rsidR="00054DA4" w:rsidRPr="00152E69">
        <w:rPr>
          <w:rtl/>
        </w:rPr>
        <w:t xml:space="preserve"> </w:t>
      </w:r>
      <w:del w:id="47" w:author="עטרה בקל" w:date="2017-12-17T12:36:00Z">
        <w:r w:rsidR="00054DA4" w:rsidRPr="00152E69" w:rsidDel="000908B0">
          <w:rPr>
            <w:rtl/>
          </w:rPr>
          <w:delText xml:space="preserve">בעבודה אחרת של </w:delText>
        </w:r>
        <w:r w:rsidR="00054DA4" w:rsidRPr="00152E69" w:rsidDel="000908B0">
          <w:delText>Premasiri</w:delText>
        </w:r>
        <w:r w:rsidR="00054DA4" w:rsidRPr="00152E69" w:rsidDel="000908B0">
          <w:rPr>
            <w:rtl/>
          </w:rPr>
          <w:delText xml:space="preserve"> ושותפיו מ-2017 </w:delText>
        </w:r>
        <w:r w:rsidR="00054DA4" w:rsidRPr="00152E69" w:rsidDel="000908B0">
          <w:rPr>
            <w:noProof/>
            <w:rtl/>
          </w:rPr>
          <w:delText>[20]</w:delText>
        </w:r>
        <w:r w:rsidR="00054DA4" w:rsidRPr="00152E69" w:rsidDel="000908B0">
          <w:rPr>
            <w:rtl/>
          </w:rPr>
          <w:delText xml:space="preserve"> הראו החוקרים שוב כי האות המתקבל מקריאת ראמאן של חיידקים מתבסס על צורונים שונים של </w:delText>
        </w:r>
        <w:r w:rsidR="00054DA4" w:rsidRPr="00152E69" w:rsidDel="000908B0">
          <w:delText>DNA</w:delText>
        </w:r>
        <w:r w:rsidR="00054DA4" w:rsidRPr="00152E69" w:rsidDel="000908B0">
          <w:rPr>
            <w:rtl/>
          </w:rPr>
          <w:delText xml:space="preserve"> ובעיקר אדנין וגואנין.   </w:delText>
        </w:r>
      </w:del>
      <w:del w:id="48" w:author="עטרה בקל" w:date="2017-12-17T12:34:00Z">
        <w:r w:rsidR="00054DA4" w:rsidRPr="00152E69" w:rsidDel="000908B0">
          <w:rPr>
            <w:rtl/>
          </w:rPr>
          <w:delText>ישנה גם קורלציה מסוימת בין עוצמת ההתמרה לכמות החיידקים, לפי חוק</w:delText>
        </w:r>
        <w:r w:rsidR="00054DA4" w:rsidRPr="00152E69" w:rsidDel="000908B0">
          <w:delText>Beer-  lambert</w:delText>
        </w:r>
        <w:r w:rsidR="00054DA4" w:rsidRPr="00152E69" w:rsidDel="000908B0">
          <w:rPr>
            <w:rtl/>
          </w:rPr>
          <w:delText xml:space="preserve">  </w:delText>
        </w:r>
        <w:r w:rsidR="00054DA4" w:rsidRPr="00152E69" w:rsidDel="000908B0">
          <w:rPr>
            <w:noProof/>
            <w:rtl/>
          </w:rPr>
          <w:delText>[21]</w:delText>
        </w:r>
        <w:r w:rsidR="00054DA4" w:rsidRPr="00152E69" w:rsidDel="000908B0">
          <w:rPr>
            <w:rtl/>
          </w:rPr>
          <w:delText xml:space="preserve">, שכן ככל שריכוז החיידקים גבוה יותר כך כמות הפוטונים המותמרים עולה. </w:delText>
        </w:r>
      </w:del>
      <w:del w:id="49" w:author="עטרה בקל" w:date="2017-12-17T12:38:00Z">
        <w:r w:rsidR="00054DA4" w:rsidRPr="00152E69" w:rsidDel="000908B0">
          <w:rPr>
            <w:rtl/>
          </w:rPr>
          <w:delText xml:space="preserve">יכולות אלה של השיטה הוצעו כפתרון לבעיית זיהוי וכימות החיידקים בתעשיית המים, המזון והבריאות. </w:delText>
        </w:r>
      </w:del>
      <w:r w:rsidR="00054DA4" w:rsidRPr="00152E69">
        <w:rPr>
          <w:rtl/>
        </w:rPr>
        <w:t xml:space="preserve">כדי לנצל את השיטה לזיהוי וכימות החיידקים נדרשת עבודה מקיפה ליצירת מאגר נתונים אמין שבו נותחו מספר רב של דוגמאות חיידקים </w:t>
      </w:r>
      <w:r w:rsidR="00054DA4" w:rsidRPr="00152E69">
        <w:rPr>
          <w:noProof/>
          <w:rtl/>
        </w:rPr>
        <w:t>[16]</w:t>
      </w:r>
      <w:r w:rsidR="00054DA4" w:rsidRPr="00152E69">
        <w:rPr>
          <w:rtl/>
        </w:rPr>
        <w:t>. לאחר בניית מאגר נתונים אמין ומגוון ניתן לבנות מודל סטטיסטי לזיהוי מהיר של</w:t>
      </w:r>
      <w:ins w:id="50" w:author="עטרה בקל" w:date="2017-12-17T13:16:00Z">
        <w:r>
          <w:rPr>
            <w:rFonts w:hint="cs"/>
            <w:rtl/>
          </w:rPr>
          <w:t xml:space="preserve"> </w:t>
        </w:r>
      </w:ins>
      <w:del w:id="51" w:author="עטרה בקל" w:date="2017-12-17T13:15:00Z">
        <w:r w:rsidR="00054DA4" w:rsidRPr="00152E69" w:rsidDel="00D76A22">
          <w:rPr>
            <w:rtl/>
          </w:rPr>
          <w:delText xml:space="preserve"> </w:delText>
        </w:r>
      </w:del>
      <w:r w:rsidR="00054DA4" w:rsidRPr="00152E69">
        <w:rPr>
          <w:rtl/>
        </w:rPr>
        <w:t xml:space="preserve">החיידקים לפי ספקטרום </w:t>
      </w:r>
      <w:proofErr w:type="spellStart"/>
      <w:r w:rsidR="00054DA4" w:rsidRPr="00152E69">
        <w:rPr>
          <w:rtl/>
        </w:rPr>
        <w:t>הראמאן</w:t>
      </w:r>
      <w:proofErr w:type="spellEnd"/>
      <w:r w:rsidR="00054DA4" w:rsidRPr="00152E69">
        <w:rPr>
          <w:rtl/>
        </w:rPr>
        <w:t xml:space="preserve"> שלהם. פתרון כזה יענה על דרישות התעשייה כיוון שהוא מהיר, מדויק, בעל יכולת זיהוי וכימות של חיידקים וגם זול באופן יחסי.</w:t>
      </w:r>
    </w:p>
    <w:p w:rsidR="00D76A22" w:rsidRPr="005518EE" w:rsidDel="00D76A22" w:rsidRDefault="00D76A22" w:rsidP="00002E39">
      <w:pPr>
        <w:pStyle w:val="af3"/>
        <w:rPr>
          <w:del w:id="52" w:author="עטרה בקל" w:date="2017-12-17T13:17:00Z"/>
          <w:i w:val="0"/>
          <w:iCs w:val="0"/>
          <w:rtl/>
        </w:rPr>
      </w:pPr>
      <w:moveToRangeStart w:id="53" w:author="עטרה בקל" w:date="2017-12-17T13:17:00Z" w:name="move501279948"/>
      <w:moveTo w:id="54" w:author="עטרה בקל" w:date="2017-12-17T13:17:00Z">
        <w:r w:rsidRPr="005518EE">
          <w:rPr>
            <w:i w:val="0"/>
            <w:iCs w:val="0"/>
            <w:rtl/>
          </w:rPr>
          <w:lastRenderedPageBreak/>
          <w:t xml:space="preserve">איור </w:t>
        </w:r>
        <w:r w:rsidRPr="005518EE">
          <w:rPr>
            <w:i w:val="0"/>
            <w:iCs w:val="0"/>
            <w:rtl/>
          </w:rPr>
          <w:fldChar w:fldCharType="begin"/>
        </w:r>
        <w:r w:rsidRPr="005518EE">
          <w:rPr>
            <w:i w:val="0"/>
            <w:iCs w:val="0"/>
            <w:rtl/>
          </w:rPr>
          <w:instrText xml:space="preserve"> </w:instrText>
        </w:r>
        <w:r w:rsidRPr="005518EE">
          <w:rPr>
            <w:i w:val="0"/>
            <w:iCs w:val="0"/>
          </w:rPr>
          <w:instrText>SEQ</w:instrText>
        </w:r>
        <w:r w:rsidRPr="005518EE">
          <w:rPr>
            <w:i w:val="0"/>
            <w:iCs w:val="0"/>
            <w:rtl/>
          </w:rPr>
          <w:instrText xml:space="preserve"> איור \* </w:instrText>
        </w:r>
        <w:r w:rsidRPr="005518EE">
          <w:rPr>
            <w:i w:val="0"/>
            <w:iCs w:val="0"/>
          </w:rPr>
          <w:instrText>ARABIC</w:instrText>
        </w:r>
        <w:r w:rsidRPr="005518EE">
          <w:rPr>
            <w:i w:val="0"/>
            <w:iCs w:val="0"/>
            <w:rtl/>
          </w:rPr>
          <w:instrText xml:space="preserve"> </w:instrText>
        </w:r>
        <w:r w:rsidRPr="005518EE">
          <w:rPr>
            <w:i w:val="0"/>
            <w:iCs w:val="0"/>
            <w:rtl/>
          </w:rPr>
          <w:fldChar w:fldCharType="separate"/>
        </w:r>
      </w:moveTo>
      <w:ins w:id="55" w:author="עטרה בקל" w:date="2017-12-19T12:40:00Z">
        <w:r w:rsidR="00580A50">
          <w:rPr>
            <w:i w:val="0"/>
            <w:iCs w:val="0"/>
            <w:noProof/>
            <w:rtl/>
          </w:rPr>
          <w:t>1</w:t>
        </w:r>
      </w:ins>
      <w:moveTo w:id="56" w:author="עטרה בקל" w:date="2017-12-17T13:17:00Z">
        <w:r w:rsidRPr="005518EE">
          <w:rPr>
            <w:i w:val="0"/>
            <w:iCs w:val="0"/>
            <w:rtl/>
          </w:rPr>
          <w:fldChar w:fldCharType="end"/>
        </w:r>
        <w:r w:rsidRPr="005518EE">
          <w:rPr>
            <w:rFonts w:hint="cs"/>
            <w:i w:val="0"/>
            <w:iCs w:val="0"/>
          </w:rPr>
          <w:t xml:space="preserve"> </w:t>
        </w:r>
        <w:r w:rsidRPr="005518EE">
          <w:rPr>
            <w:rFonts w:hint="cs"/>
            <w:i w:val="0"/>
            <w:iCs w:val="0"/>
            <w:rtl/>
          </w:rPr>
          <w:t>טביעת אצבע ספקטרלית של חיידקים שונים</w:t>
        </w:r>
        <w:del w:id="57" w:author="עטרה בקל" w:date="2017-12-24T13:06:00Z">
          <w:r w:rsidRPr="005518EE" w:rsidDel="00480B91">
            <w:rPr>
              <w:rFonts w:hint="cs"/>
              <w:i w:val="0"/>
              <w:iCs w:val="0"/>
              <w:rtl/>
            </w:rPr>
            <w:delText xml:space="preserve"> </w:delText>
          </w:r>
          <w:r w:rsidRPr="005518EE" w:rsidDel="00480B91">
            <w:rPr>
              <w:i w:val="0"/>
              <w:iCs w:val="0"/>
              <w:rtl/>
            </w:rPr>
            <w:delText>–</w:delText>
          </w:r>
        </w:del>
      </w:moveTo>
      <w:ins w:id="58" w:author="עטרה בקל" w:date="2017-12-24T13:06:00Z">
        <w:r w:rsidR="00480B91">
          <w:rPr>
            <w:rFonts w:hint="cs"/>
            <w:i w:val="0"/>
            <w:iCs w:val="0"/>
            <w:rtl/>
          </w:rPr>
          <w:t>.</w:t>
        </w:r>
      </w:ins>
      <w:moveTo w:id="59" w:author="עטרה בקל" w:date="2017-12-17T13:17:00Z">
        <w:r w:rsidRPr="005518EE">
          <w:rPr>
            <w:rFonts w:hint="cs"/>
            <w:i w:val="0"/>
            <w:iCs w:val="0"/>
            <w:rtl/>
          </w:rPr>
          <w:t xml:space="preserve"> מתוך עבודה של </w:t>
        </w:r>
        <w:proofErr w:type="spellStart"/>
        <w:r w:rsidRPr="005518EE">
          <w:rPr>
            <w:i w:val="0"/>
            <w:iCs w:val="0"/>
          </w:rPr>
          <w:t>Premasiri</w:t>
        </w:r>
        <w:proofErr w:type="spellEnd"/>
        <w:r w:rsidRPr="005518EE">
          <w:rPr>
            <w:rFonts w:hint="cs"/>
            <w:i w:val="0"/>
            <w:iCs w:val="0"/>
            <w:rtl/>
          </w:rPr>
          <w:t xml:space="preserve"> ושותפיו [20].</w:t>
        </w:r>
      </w:moveTo>
    </w:p>
    <w:moveToRangeEnd w:id="53"/>
    <w:p w:rsidR="00054DA4" w:rsidDel="000908B0" w:rsidRDefault="00054DA4" w:rsidP="00EA7359">
      <w:pPr>
        <w:rPr>
          <w:del w:id="60" w:author="עטרה בקל" w:date="2017-12-17T12:36:00Z"/>
          <w:noProof/>
          <w:rtl/>
        </w:rPr>
      </w:pPr>
      <w:del w:id="61" w:author="עטרה בקל" w:date="2017-12-17T12:38:00Z">
        <w:r w:rsidRPr="00152E69" w:rsidDel="000908B0">
          <w:rPr>
            <w:rtl/>
          </w:rPr>
          <w:delText xml:space="preserve"> יתרון נוסף הוא שלאחר עבודה ראשונית מעמיקה ויצירת מאגר הנתונים, אין צורך בעבודה ידנית מרובה ומורכבת</w:delText>
        </w:r>
      </w:del>
      <w:del w:id="62" w:author="עטרה בקל" w:date="2017-12-17T12:36:00Z">
        <w:r w:rsidRPr="00152E69" w:rsidDel="000908B0">
          <w:rPr>
            <w:rtl/>
          </w:rPr>
          <w:delText xml:space="preserve"> </w:delText>
        </w:r>
      </w:del>
      <w:del w:id="63" w:author="עטרה בקל" w:date="2017-12-17T12:38:00Z">
        <w:r w:rsidRPr="00152E69" w:rsidDel="000908B0">
          <w:rPr>
            <w:rtl/>
          </w:rPr>
          <w:delText xml:space="preserve">(או בעובדים מוסמכים) וזיהוי וכימות החיידקים יכול להתבצע באופן אוטומטי ורציף, ללא מגע אדם </w:delText>
        </w:r>
        <w:r w:rsidRPr="00152E69" w:rsidDel="000908B0">
          <w:rPr>
            <w:noProof/>
            <w:rtl/>
          </w:rPr>
          <w:delText>[16, 17]</w:delText>
        </w:r>
      </w:del>
      <w:del w:id="64" w:author="עטרה בקל" w:date="2017-12-17T12:36:00Z">
        <w:r w:rsidRPr="00152E69" w:rsidDel="000908B0">
          <w:delText>.</w:delText>
        </w:r>
      </w:del>
    </w:p>
    <w:p w:rsidR="00864496" w:rsidRDefault="00864496">
      <w:pPr>
        <w:pStyle w:val="af3"/>
        <w:pPrChange w:id="65" w:author="עטרה בקל" w:date="2017-12-17T13:17:00Z">
          <w:pPr>
            <w:keepNext/>
          </w:pPr>
        </w:pPrChange>
      </w:pPr>
    </w:p>
    <w:p w:rsidR="00864496" w:rsidRPr="005518EE" w:rsidDel="00D76A22" w:rsidRDefault="00864496" w:rsidP="005518EE">
      <w:pPr>
        <w:pStyle w:val="af3"/>
        <w:rPr>
          <w:i w:val="0"/>
          <w:iCs w:val="0"/>
          <w:rtl/>
        </w:rPr>
      </w:pPr>
      <w:moveFromRangeStart w:id="66" w:author="עטרה בקל" w:date="2017-12-17T13:17:00Z" w:name="move501279948"/>
      <w:moveFrom w:id="67" w:author="עטרה בקל" w:date="2017-12-17T13:17:00Z">
        <w:r w:rsidRPr="005518EE" w:rsidDel="00D76A22">
          <w:rPr>
            <w:i w:val="0"/>
            <w:iCs w:val="0"/>
            <w:rtl/>
          </w:rPr>
          <w:t xml:space="preserve">איור </w:t>
        </w:r>
        <w:r w:rsidRPr="005518EE" w:rsidDel="00D76A22">
          <w:rPr>
            <w:i w:val="0"/>
            <w:iCs w:val="0"/>
            <w:rtl/>
          </w:rPr>
          <w:fldChar w:fldCharType="begin"/>
        </w:r>
        <w:r w:rsidRPr="005518EE" w:rsidDel="00D76A22">
          <w:rPr>
            <w:i w:val="0"/>
            <w:iCs w:val="0"/>
            <w:rtl/>
          </w:rPr>
          <w:instrText xml:space="preserve"> </w:instrText>
        </w:r>
        <w:r w:rsidRPr="005518EE" w:rsidDel="00D76A22">
          <w:rPr>
            <w:i w:val="0"/>
            <w:iCs w:val="0"/>
          </w:rPr>
          <w:instrText>SEQ</w:instrText>
        </w:r>
        <w:r w:rsidRPr="005518EE" w:rsidDel="00D76A22">
          <w:rPr>
            <w:i w:val="0"/>
            <w:iCs w:val="0"/>
            <w:rtl/>
          </w:rPr>
          <w:instrText xml:space="preserve"> איור \* </w:instrText>
        </w:r>
        <w:r w:rsidRPr="005518EE" w:rsidDel="00D76A22">
          <w:rPr>
            <w:i w:val="0"/>
            <w:iCs w:val="0"/>
          </w:rPr>
          <w:instrText>ARABIC</w:instrText>
        </w:r>
        <w:r w:rsidRPr="005518EE" w:rsidDel="00D76A22">
          <w:rPr>
            <w:i w:val="0"/>
            <w:iCs w:val="0"/>
            <w:rtl/>
          </w:rPr>
          <w:instrText xml:space="preserve"> </w:instrText>
        </w:r>
        <w:r w:rsidRPr="005518EE" w:rsidDel="00D76A22">
          <w:rPr>
            <w:i w:val="0"/>
            <w:iCs w:val="0"/>
            <w:rtl/>
          </w:rPr>
          <w:fldChar w:fldCharType="separate"/>
        </w:r>
        <w:r w:rsidR="004220B1" w:rsidDel="00D76A22">
          <w:rPr>
            <w:i w:val="0"/>
            <w:iCs w:val="0"/>
            <w:noProof/>
            <w:rtl/>
          </w:rPr>
          <w:t>1</w:t>
        </w:r>
        <w:r w:rsidRPr="005518EE" w:rsidDel="00D76A22">
          <w:rPr>
            <w:i w:val="0"/>
            <w:iCs w:val="0"/>
            <w:rtl/>
          </w:rPr>
          <w:fldChar w:fldCharType="end"/>
        </w:r>
        <w:r w:rsidRPr="005518EE" w:rsidDel="00D76A22">
          <w:rPr>
            <w:rFonts w:hint="cs"/>
            <w:i w:val="0"/>
            <w:iCs w:val="0"/>
          </w:rPr>
          <w:t xml:space="preserve"> </w:t>
        </w:r>
        <w:r w:rsidRPr="005518EE" w:rsidDel="00D76A22">
          <w:rPr>
            <w:rFonts w:hint="cs"/>
            <w:i w:val="0"/>
            <w:iCs w:val="0"/>
            <w:rtl/>
          </w:rPr>
          <w:t xml:space="preserve">טביעת אצבע ספקטרלית של חיידקים שונים </w:t>
        </w:r>
        <w:r w:rsidRPr="005518EE" w:rsidDel="00D76A22">
          <w:rPr>
            <w:i w:val="0"/>
            <w:iCs w:val="0"/>
            <w:rtl/>
          </w:rPr>
          <w:t>–</w:t>
        </w:r>
        <w:r w:rsidRPr="005518EE" w:rsidDel="00D76A22">
          <w:rPr>
            <w:rFonts w:hint="cs"/>
            <w:i w:val="0"/>
            <w:iCs w:val="0"/>
            <w:rtl/>
          </w:rPr>
          <w:t xml:space="preserve"> מתוך עבודה של </w:t>
        </w:r>
        <w:r w:rsidRPr="005518EE" w:rsidDel="00D76A22">
          <w:rPr>
            <w:i w:val="0"/>
            <w:iCs w:val="0"/>
          </w:rPr>
          <w:t>Premasiri</w:t>
        </w:r>
        <w:r w:rsidR="005518EE" w:rsidRPr="005518EE" w:rsidDel="00D76A22">
          <w:rPr>
            <w:rFonts w:hint="cs"/>
            <w:i w:val="0"/>
            <w:iCs w:val="0"/>
            <w:rtl/>
          </w:rPr>
          <w:t xml:space="preserve"> ושותפיו </w:t>
        </w:r>
        <w:r w:rsidRPr="005518EE" w:rsidDel="00D76A22">
          <w:rPr>
            <w:rFonts w:hint="cs"/>
            <w:i w:val="0"/>
            <w:iCs w:val="0"/>
            <w:rtl/>
          </w:rPr>
          <w:t>[20].</w:t>
        </w:r>
      </w:moveFrom>
    </w:p>
    <w:moveFromRangeEnd w:id="66"/>
    <w:p w:rsidR="00054DA4" w:rsidRPr="00152E69" w:rsidRDefault="000908B0" w:rsidP="00002E39">
      <w:pPr>
        <w:pStyle w:val="3"/>
      </w:pPr>
      <w:del w:id="68" w:author="עטרה בקל" w:date="2017-12-17T12:37:00Z">
        <w:r w:rsidRPr="00864496" w:rsidDel="000908B0">
          <w:rPr>
            <w:noProof/>
            <w:lang w:val="en-GB" w:eastAsia="en-GB"/>
          </w:rPr>
          <w:drawing>
            <wp:anchor distT="0" distB="0" distL="114300" distR="114300" simplePos="0" relativeHeight="251661312" behindDoc="0" locked="0" layoutInCell="1" allowOverlap="1" wp14:anchorId="133A9151" wp14:editId="48E57FDB">
              <wp:simplePos x="0" y="0"/>
              <wp:positionH relativeFrom="margin">
                <wp:align>right</wp:align>
              </wp:positionH>
              <wp:positionV relativeFrom="paragraph">
                <wp:posOffset>0</wp:posOffset>
              </wp:positionV>
              <wp:extent cx="5272405" cy="6047105"/>
              <wp:effectExtent l="0" t="0" r="4445"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6047105"/>
                      </a:xfrm>
                      <a:prstGeom prst="rect">
                        <a:avLst/>
                      </a:prstGeom>
                      <a:noFill/>
                      <a:ln>
                        <a:noFill/>
                      </a:ln>
                    </pic:spPr>
                  </pic:pic>
                </a:graphicData>
              </a:graphic>
              <wp14:sizeRelV relativeFrom="margin">
                <wp14:pctHeight>0</wp14:pctHeight>
              </wp14:sizeRelV>
            </wp:anchor>
          </w:drawing>
        </w:r>
      </w:del>
      <w:ins w:id="69" w:author="עטרה בקל" w:date="2017-12-24T13:10:00Z">
        <w:r w:rsidR="00301127">
          <w:rPr>
            <w:rFonts w:hint="cs"/>
            <w:rtl/>
          </w:rPr>
          <w:t xml:space="preserve">שימוש </w:t>
        </w:r>
        <w:proofErr w:type="spellStart"/>
        <w:r w:rsidR="00301127">
          <w:rPr>
            <w:rFonts w:hint="cs"/>
            <w:rtl/>
          </w:rPr>
          <w:t>בספקטרוסקופיית</w:t>
        </w:r>
        <w:proofErr w:type="spellEnd"/>
        <w:r w:rsidR="00301127">
          <w:rPr>
            <w:rFonts w:hint="cs"/>
            <w:rtl/>
          </w:rPr>
          <w:t xml:space="preserve"> </w:t>
        </w:r>
        <w:proofErr w:type="spellStart"/>
        <w:r w:rsidR="00301127">
          <w:rPr>
            <w:rFonts w:hint="cs"/>
            <w:rtl/>
          </w:rPr>
          <w:t>ראמאן</w:t>
        </w:r>
        <w:proofErr w:type="spellEnd"/>
        <w:r w:rsidR="00301127">
          <w:rPr>
            <w:rFonts w:hint="cs"/>
            <w:rtl/>
          </w:rPr>
          <w:t xml:space="preserve"> ל</w:t>
        </w:r>
      </w:ins>
      <w:r w:rsidR="00054DA4" w:rsidRPr="00152E69">
        <w:rPr>
          <w:rtl/>
        </w:rPr>
        <w:t>זיהוי מהיר של חיידקים</w:t>
      </w:r>
      <w:del w:id="70" w:author="עטרה בקל" w:date="2017-12-24T13:10:00Z">
        <w:r w:rsidR="00054DA4" w:rsidRPr="00152E69" w:rsidDel="00301127">
          <w:rPr>
            <w:rtl/>
          </w:rPr>
          <w:delText xml:space="preserve"> בספקטרוסקופיית ראמאן</w:delText>
        </w:r>
      </w:del>
      <w:r w:rsidR="00054DA4" w:rsidRPr="00152E69">
        <w:rPr>
          <w:rtl/>
        </w:rPr>
        <w:t xml:space="preserve"> </w:t>
      </w:r>
    </w:p>
    <w:p w:rsidR="00054DA4" w:rsidRPr="00152E69" w:rsidRDefault="00054DA4" w:rsidP="00750D08">
      <w:pPr>
        <w:rPr>
          <w:rtl/>
        </w:rPr>
      </w:pPr>
      <w:r w:rsidRPr="00152E69">
        <w:rPr>
          <w:rtl/>
        </w:rPr>
        <w:t xml:space="preserve">בשנים האחרונות התבצע מחקר רב בתחום הזיהוי המהיר של חיידקים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זאת בעקבות היתרונות הרבים שצוינו. המחקרים התמקדו בהיבטים שונים של השימוש בטכנולוגיה, החל בזיהוי מהיר של חיידקים בבתי חולים, דרך הבחנה אנליטית בין </w:t>
      </w:r>
      <w:proofErr w:type="spellStart"/>
      <w:r w:rsidRPr="00152E69">
        <w:rPr>
          <w:rtl/>
        </w:rPr>
        <w:t>סרוטיפים</w:t>
      </w:r>
      <w:proofErr w:type="spellEnd"/>
      <w:r w:rsidRPr="00152E69">
        <w:rPr>
          <w:rtl/>
        </w:rPr>
        <w:t xml:space="preserve"> ותת-זנים של חיידקים, בדגימה למחקר ועד זיהוי של חיידקים בדגימות מזון לצרכי תעשייה </w:t>
      </w:r>
      <w:r w:rsidRPr="00152E69">
        <w:rPr>
          <w:noProof/>
          <w:rtl/>
        </w:rPr>
        <w:t>[16, 22, 23]</w:t>
      </w:r>
      <w:r w:rsidRPr="00152E69">
        <w:rPr>
          <w:rtl/>
        </w:rPr>
        <w:t xml:space="preserve">. מחקרים אחרים, התמקדו במהירות יכולת הדגימה, עבודה </w:t>
      </w:r>
      <w:r w:rsidRPr="00152E69">
        <w:t>in-situ</w:t>
      </w:r>
      <w:r w:rsidRPr="00152E69">
        <w:rPr>
          <w:rtl/>
        </w:rPr>
        <w:t xml:space="preserve">, יכולת כימות החיידקים ואף בתקפות הרגולטורית של הבדיקות לתקני </w:t>
      </w:r>
      <w:r w:rsidRPr="00152E69">
        <w:t>ISO</w:t>
      </w:r>
      <w:ins w:id="71" w:author="עטרה בקל" w:date="2017-12-24T13:07:00Z">
        <w:r w:rsidR="00301127">
          <w:rPr>
            <w:rFonts w:hint="cs"/>
            <w:rtl/>
          </w:rPr>
          <w:t xml:space="preserve">, </w:t>
        </w:r>
      </w:ins>
      <w:del w:id="72" w:author="עטרה בקל" w:date="2017-12-24T13:07:00Z">
        <w:r w:rsidRPr="00152E69" w:rsidDel="00301127">
          <w:rPr>
            <w:rtl/>
          </w:rPr>
          <w:delText xml:space="preserve"> (</w:delText>
        </w:r>
      </w:del>
      <w:r w:rsidRPr="00152E69">
        <w:rPr>
          <w:rtl/>
        </w:rPr>
        <w:t>שהם תנאי אבטחת איכות ורגולציה סטנדרטיים בתעשיית המים והמזון</w:t>
      </w:r>
      <w:del w:id="73" w:author="עטרה בקל" w:date="2017-12-24T13:07:00Z">
        <w:r w:rsidRPr="00152E69" w:rsidDel="00301127">
          <w:rPr>
            <w:rtl/>
          </w:rPr>
          <w:delText>)</w:delText>
        </w:r>
      </w:del>
      <w:r w:rsidRPr="00152E69">
        <w:rPr>
          <w:rtl/>
        </w:rPr>
        <w:t>.</w:t>
      </w:r>
    </w:p>
    <w:p w:rsidR="00054DA4" w:rsidRPr="00152E69" w:rsidDel="00FB2D4F" w:rsidRDefault="00054DA4" w:rsidP="00750D08">
      <w:pPr>
        <w:rPr>
          <w:del w:id="74" w:author="עטרה בקל" w:date="2017-12-17T12:39:00Z"/>
          <w:rtl/>
        </w:rPr>
      </w:pPr>
      <w:del w:id="75" w:author="עטרה בקל" w:date="2017-12-17T12:39:00Z">
        <w:r w:rsidRPr="00152E69" w:rsidDel="00FB2D4F">
          <w:rPr>
            <w:rtl/>
          </w:rPr>
          <w:delText xml:space="preserve">כבר בשנת 1995, הציעו </w:delText>
        </w:r>
        <w:r w:rsidRPr="00152E69" w:rsidDel="00FB2D4F">
          <w:delText>Fehrmann</w:delText>
        </w:r>
        <w:r w:rsidRPr="00152E69" w:rsidDel="00FB2D4F">
          <w:rPr>
            <w:rtl/>
          </w:rPr>
          <w:delText xml:space="preserve"> </w:delText>
        </w:r>
        <w:r w:rsidRPr="00152E69" w:rsidDel="00FB2D4F">
          <w:rPr>
            <w:noProof/>
            <w:rtl/>
          </w:rPr>
          <w:delText>[24]</w:delText>
        </w:r>
        <w:r w:rsidRPr="00152E69" w:rsidDel="00FB2D4F">
          <w:rPr>
            <w:rtl/>
          </w:rPr>
          <w:delText xml:space="preserve"> ושותפיו גישה לשימוש בספקטרוסקופיית ראמאן לזיהוי חיידקים ממחלקת ה-</w:delText>
        </w:r>
        <w:r w:rsidRPr="00152E69" w:rsidDel="00FB2D4F">
          <w:rPr>
            <w:i/>
            <w:iCs/>
          </w:rPr>
          <w:delText>Clostridia</w:delText>
        </w:r>
        <w:r w:rsidRPr="00152E69" w:rsidDel="00FB2D4F">
          <w:rPr>
            <w:rtl/>
          </w:rPr>
          <w:delText xml:space="preserve"> (ביניהם מספר פתוגנים ידועים) בחלב משוחזר. החוקרים הראו לראשונה כי הם מצליחים להבחין בין מיני וזני החיידקים השונים ע"י גידול החיידקים בחלב וסריקת החיידקים בספקטרוסקופ ראמאן תחת מיקרוסקופ, כך שהלייזר מכוון על תא חיידקי יחיד. הניסוי היה ראשוני מאוד, והוא נחשב לאחת מהוכחות ה-</w:delText>
        </w:r>
        <w:r w:rsidRPr="00152E69" w:rsidDel="00FB2D4F">
          <w:delText>Proof of Concept</w:delText>
        </w:r>
        <w:r w:rsidRPr="00152E69" w:rsidDel="00FB2D4F">
          <w:rPr>
            <w:rtl/>
          </w:rPr>
          <w:delText xml:space="preserve"> של טכנולוגיית הראמאן לזיהוי חיידקים. חסרונותיו של ניסוי זה הם שהחוקרים לא השתמשו בכמות דגימות גדולה (</w:delText>
        </w:r>
        <w:r w:rsidRPr="00152E69" w:rsidDel="00FB2D4F">
          <w:delText>n=30</w:delText>
        </w:r>
        <w:r w:rsidRPr="00152E69" w:rsidDel="00FB2D4F">
          <w:rPr>
            <w:rtl/>
          </w:rPr>
          <w:delText>) ומגוונת אלא בסריקות בודדות לביצוע האנליזה, דבר המעיב על חוסן (</w:delText>
        </w:r>
        <w:r w:rsidRPr="00152E69" w:rsidDel="00FB2D4F">
          <w:delText>Robustness</w:delText>
        </w:r>
        <w:r w:rsidRPr="00152E69" w:rsidDel="00FB2D4F">
          <w:rPr>
            <w:rtl/>
          </w:rPr>
          <w:delText>) הבדיקה.</w:delText>
        </w:r>
      </w:del>
    </w:p>
    <w:p w:rsidR="00054DA4" w:rsidRPr="00152E69" w:rsidRDefault="00054DA4" w:rsidP="00002E39">
      <w:pPr>
        <w:rPr>
          <w:rtl/>
        </w:rPr>
      </w:pPr>
      <w:del w:id="76" w:author="עטרה בקל" w:date="2017-12-17T12:39:00Z">
        <w:r w:rsidRPr="00152E69" w:rsidDel="00FB2D4F">
          <w:rPr>
            <w:rtl/>
          </w:rPr>
          <w:delText xml:space="preserve">בניסוי אחר </w:delText>
        </w:r>
      </w:del>
      <w:r w:rsidRPr="00152E69">
        <w:rPr>
          <w:rtl/>
        </w:rPr>
        <w:t xml:space="preserve">בשנת 2000, </w:t>
      </w:r>
      <w:proofErr w:type="spellStart"/>
      <w:r w:rsidRPr="00152E69">
        <w:t>Maquelin</w:t>
      </w:r>
      <w:proofErr w:type="spellEnd"/>
      <w:r w:rsidRPr="00152E69">
        <w:rPr>
          <w:rtl/>
        </w:rPr>
        <w:t xml:space="preserve"> </w:t>
      </w:r>
      <w:r w:rsidRPr="00152E69">
        <w:rPr>
          <w:noProof/>
          <w:rtl/>
        </w:rPr>
        <w:t>[25]</w:t>
      </w:r>
      <w:r w:rsidRPr="00152E69">
        <w:t xml:space="preserve"> </w:t>
      </w:r>
      <w:r w:rsidRPr="00152E69">
        <w:rPr>
          <w:rtl/>
        </w:rPr>
        <w:t xml:space="preserve">ושותפיו הראו יכולת זיהוי ראשונה של חיידקים </w:t>
      </w:r>
      <w:proofErr w:type="spellStart"/>
      <w:r w:rsidRPr="00152E69">
        <w:rPr>
          <w:rtl/>
        </w:rPr>
        <w:t>פתוגנים</w:t>
      </w:r>
      <w:proofErr w:type="spellEnd"/>
      <w:r w:rsidRPr="00152E69">
        <w:rPr>
          <w:rtl/>
        </w:rPr>
        <w:t xml:space="preserve"> כמו </w:t>
      </w:r>
      <w:r w:rsidRPr="00152E69">
        <w:rPr>
          <w:i/>
          <w:iCs/>
        </w:rPr>
        <w:t xml:space="preserve">Escherichia coli, Staphylococcus </w:t>
      </w:r>
      <w:proofErr w:type="spellStart"/>
      <w:r w:rsidRPr="00152E69">
        <w:rPr>
          <w:i/>
          <w:iCs/>
        </w:rPr>
        <w:t>aureus</w:t>
      </w:r>
      <w:proofErr w:type="spellEnd"/>
      <w:r w:rsidRPr="00152E69">
        <w:rPr>
          <w:i/>
          <w:iCs/>
        </w:rPr>
        <w:t xml:space="preserve">, S. </w:t>
      </w:r>
      <w:proofErr w:type="spellStart"/>
      <w:proofErr w:type="gramStart"/>
      <w:r w:rsidRPr="00152E69">
        <w:rPr>
          <w:i/>
          <w:iCs/>
        </w:rPr>
        <w:t>epidermidis</w:t>
      </w:r>
      <w:proofErr w:type="spellEnd"/>
      <w:proofErr w:type="gramEnd"/>
      <w:r w:rsidRPr="00152E69">
        <w:rPr>
          <w:i/>
          <w:iCs/>
          <w:rtl/>
        </w:rPr>
        <w:t xml:space="preserve"> </w:t>
      </w:r>
      <w:r w:rsidRPr="00152E69">
        <w:rPr>
          <w:rtl/>
        </w:rPr>
        <w:t>ו</w:t>
      </w:r>
      <w:r w:rsidRPr="00152E69">
        <w:rPr>
          <w:i/>
          <w:iCs/>
          <w:rtl/>
        </w:rPr>
        <w:t>-</w:t>
      </w:r>
      <w:r w:rsidRPr="00152E69">
        <w:rPr>
          <w:i/>
          <w:iCs/>
        </w:rPr>
        <w:t xml:space="preserve">Enterococcus </w:t>
      </w:r>
      <w:proofErr w:type="spellStart"/>
      <w:r w:rsidRPr="00152E69">
        <w:rPr>
          <w:i/>
          <w:iCs/>
        </w:rPr>
        <w:t>faecium</w:t>
      </w:r>
      <w:proofErr w:type="spellEnd"/>
      <w:r w:rsidRPr="00152E69">
        <w:rPr>
          <w:rtl/>
        </w:rPr>
        <w:t xml:space="preserve">, וזאת אחרי 6 שעות גידול על צלחות פטרי, כאשר </w:t>
      </w:r>
      <w:del w:id="77" w:author="עטרה בקל" w:date="2017-12-24T13:08:00Z">
        <w:r w:rsidRPr="00152E69" w:rsidDel="00301127">
          <w:rPr>
            <w:rtl/>
          </w:rPr>
          <w:delText xml:space="preserve">כיום </w:delText>
        </w:r>
      </w:del>
      <w:r w:rsidRPr="00152E69">
        <w:rPr>
          <w:rtl/>
        </w:rPr>
        <w:t xml:space="preserve">בתעשייה, נדרש לחכות כ-24 שעות לגדילת חיידקים אלו </w:t>
      </w:r>
      <w:r w:rsidRPr="00152E69">
        <w:rPr>
          <w:noProof/>
          <w:rtl/>
        </w:rPr>
        <w:t>[9]</w:t>
      </w:r>
      <w:r w:rsidRPr="00152E69">
        <w:rPr>
          <w:rtl/>
        </w:rPr>
        <w:t xml:space="preserve">. </w:t>
      </w:r>
      <w:del w:id="78" w:author="עטרה בקל" w:date="2017-12-17T12:40:00Z">
        <w:r w:rsidRPr="00152E69" w:rsidDel="00FB2D4F">
          <w:rPr>
            <w:rtl/>
          </w:rPr>
          <w:delText>החוקרים גידלו את החיידקים בתנאים אופטימליים עד להגעה לביומסה מינימלית (</w:delText>
        </w:r>
        <w:r w:rsidRPr="00152E69" w:rsidDel="00FB2D4F">
          <w:delText>Micro-colonies</w:delText>
        </w:r>
        <w:r w:rsidRPr="00152E69" w:rsidDel="00FB2D4F">
          <w:rPr>
            <w:rtl/>
          </w:rPr>
          <w:delText xml:space="preserve">), ולאחר מכן העבירו את המושבות למשטחי </w:delText>
        </w:r>
        <w:r w:rsidRPr="00152E69" w:rsidDel="00FB2D4F">
          <w:delText>CaF</w:delText>
        </w:r>
        <w:r w:rsidRPr="00152E69" w:rsidDel="00FB2D4F">
          <w:rPr>
            <w:vertAlign w:val="subscript"/>
          </w:rPr>
          <w:delText>2</w:delText>
        </w:r>
        <w:r w:rsidRPr="00152E69" w:rsidDel="00FB2D4F">
          <w:rPr>
            <w:rtl/>
          </w:rPr>
          <w:delText xml:space="preserve">, אותם סרקו בעזרת מיקרוסקופ המחובר לספקטרומטר ראמאן. הספקטרום הנמדד הופק מלייזר באורך גל </w:delText>
        </w:r>
        <w:r w:rsidRPr="00152E69" w:rsidDel="00FB2D4F">
          <w:delText>830nm</w:delText>
        </w:r>
        <w:r w:rsidRPr="00152E69" w:rsidDel="00FB2D4F">
          <w:rPr>
            <w:rtl/>
          </w:rPr>
          <w:delText xml:space="preserve">. החוקרים הראו יכולת גילוי ואבחנה בין החיידקים, והיו הראשונים שהראו יכולת זיהוי מגוונת, על משטח מוצק. </w:delText>
        </w:r>
      </w:del>
      <w:r w:rsidRPr="00152E69">
        <w:rPr>
          <w:rtl/>
        </w:rPr>
        <w:t xml:space="preserve">חוקרים אלה השתמשו במודל מתמטי מבוסס </w:t>
      </w:r>
      <w:r w:rsidRPr="00152E69">
        <w:t>Partial Least Squares</w:t>
      </w:r>
      <w:r w:rsidRPr="00152E69">
        <w:rPr>
          <w:rtl/>
        </w:rPr>
        <w:t xml:space="preserve"> (</w:t>
      </w:r>
      <w:r w:rsidRPr="00152E69">
        <w:t>PLS</w:t>
      </w:r>
      <w:r w:rsidRPr="00152E69">
        <w:rPr>
          <w:rtl/>
        </w:rPr>
        <w:t xml:space="preserve">) על מנת לעבד את מאגר הנתונים הראשוני שלהם. </w:t>
      </w:r>
      <w:del w:id="79" w:author="עטרה בקל" w:date="2017-12-17T12:40:00Z">
        <w:r w:rsidRPr="00152E69" w:rsidDel="00FB2D4F">
          <w:rPr>
            <w:rtl/>
          </w:rPr>
          <w:delText>אף על פי שעבודה זו הייתה חדשנית וחשובה, היא עדיין לוקה בחסר. הבדיקה עדיין מסתמכת על חיידקים מתורבתים, הגדלים על מצע בדומה לבדיקות בקטריולוגיות אחרות, והיא אינה מתייחסת למצב בו ריכוז החיידקים הוא נמוך או שאין חיידקים.</w:delText>
        </w:r>
      </w:del>
    </w:p>
    <w:p w:rsidR="00054DA4" w:rsidRPr="00152E69" w:rsidDel="00002E39" w:rsidRDefault="00054DA4" w:rsidP="00D45862">
      <w:pPr>
        <w:pStyle w:val="3"/>
        <w:rPr>
          <w:del w:id="80" w:author="עטרה בקל" w:date="2017-12-24T13:10:00Z"/>
          <w:rtl/>
        </w:rPr>
      </w:pPr>
      <w:del w:id="81" w:author="עטרה בקל" w:date="2017-12-24T13:10:00Z">
        <w:r w:rsidRPr="00152E69" w:rsidDel="00002E39">
          <w:rPr>
            <w:rtl/>
          </w:rPr>
          <w:delText>שימוש בספקטרוסקופיית ראמאן בתעשיית המזון</w:delText>
        </w:r>
      </w:del>
    </w:p>
    <w:p w:rsidR="00054DA4" w:rsidDel="00FB2D4F" w:rsidRDefault="00054DA4" w:rsidP="00EA7359">
      <w:pPr>
        <w:rPr>
          <w:del w:id="82" w:author="עטרה בקל" w:date="2017-12-17T12:41:00Z"/>
          <w:rtl/>
        </w:rPr>
      </w:pPr>
      <w:r w:rsidRPr="00152E69">
        <w:rPr>
          <w:rtl/>
        </w:rPr>
        <w:t xml:space="preserve">במחקר של </w:t>
      </w:r>
      <w:proofErr w:type="spellStart"/>
      <w:r w:rsidRPr="00152E69">
        <w:t>Meisel</w:t>
      </w:r>
      <w:proofErr w:type="spellEnd"/>
      <w:r w:rsidRPr="00152E69">
        <w:rPr>
          <w:rtl/>
        </w:rPr>
        <w:t xml:space="preserve"> ושותפיו מ-2012 </w:t>
      </w:r>
      <w:r w:rsidRPr="00152E69">
        <w:rPr>
          <w:noProof/>
          <w:rtl/>
        </w:rPr>
        <w:t>[26]</w:t>
      </w:r>
      <w:r w:rsidRPr="00152E69">
        <w:rPr>
          <w:rtl/>
        </w:rPr>
        <w:t xml:space="preserve">, הצליחו החוקרים להבחין בחיידקי </w:t>
      </w:r>
      <w:proofErr w:type="spellStart"/>
      <w:r w:rsidRPr="00152E69">
        <w:rPr>
          <w:i/>
          <w:iCs/>
        </w:rPr>
        <w:t>Brucella</w:t>
      </w:r>
      <w:proofErr w:type="spellEnd"/>
      <w:r w:rsidRPr="00152E69">
        <w:rPr>
          <w:rtl/>
        </w:rPr>
        <w:t xml:space="preserve"> בחלב. במהלך הניסוי בנו החוקרים מאגר מידע של ספקטרום </w:t>
      </w:r>
      <w:proofErr w:type="spellStart"/>
      <w:r w:rsidRPr="00152E69">
        <w:rPr>
          <w:rtl/>
        </w:rPr>
        <w:t>ראמאן</w:t>
      </w:r>
      <w:proofErr w:type="spellEnd"/>
      <w:r w:rsidRPr="00152E69">
        <w:rPr>
          <w:rtl/>
        </w:rPr>
        <w:t xml:space="preserve"> של דוגמאות חלב שלהן הוסיפו חיידקים שונים אשר נפוצים בחלב ביניהם זנים של </w:t>
      </w:r>
      <w:proofErr w:type="spellStart"/>
      <w:r w:rsidRPr="00152E69">
        <w:rPr>
          <w:i/>
          <w:iCs/>
        </w:rPr>
        <w:t>Brucella</w:t>
      </w:r>
      <w:proofErr w:type="spellEnd"/>
      <w:r w:rsidRPr="00152E69">
        <w:rPr>
          <w:i/>
          <w:iCs/>
        </w:rPr>
        <w:t>, Escherichia</w:t>
      </w:r>
      <w:r w:rsidRPr="00152E69">
        <w:t xml:space="preserve">, </w:t>
      </w:r>
      <w:r w:rsidRPr="00152E69">
        <w:rPr>
          <w:i/>
          <w:iCs/>
        </w:rPr>
        <w:t>Yersinia</w:t>
      </w:r>
      <w:r w:rsidRPr="00152E69">
        <w:rPr>
          <w:rtl/>
        </w:rPr>
        <w:t xml:space="preserve"> ועוד. </w:t>
      </w:r>
      <w:del w:id="83" w:author="עטרה בקל" w:date="2017-12-17T12:41:00Z">
        <w:r w:rsidRPr="00152E69" w:rsidDel="00FB2D4F">
          <w:rPr>
            <w:rtl/>
          </w:rPr>
          <w:delText xml:space="preserve">את הסריקות ביצעו החוקרים בעזרת לייזר באורך גל של </w:delText>
        </w:r>
        <w:r w:rsidRPr="00152E69" w:rsidDel="00FB2D4F">
          <w:delText>532nm</w:delText>
        </w:r>
        <w:r w:rsidRPr="00152E69" w:rsidDel="00FB2D4F">
          <w:rPr>
            <w:rtl/>
          </w:rPr>
          <w:delText xml:space="preserve"> ובזמן חשיפה 20 שניות. בנוסף, נעזרו החוקרים במיקרוסקופ כדי למקד את אלומת הלייזר ולסרוק רק את החיידקים עצמם. </w:delText>
        </w:r>
      </w:del>
      <w:r w:rsidRPr="00152E69">
        <w:rPr>
          <w:rtl/>
        </w:rPr>
        <w:t xml:space="preserve">לאחר שביצעו סדרת לימוד-מכונה וסרקו מעל 2,000 ספקטרומים ידועים, בנו החוקרים תוכנה שמצליחה להבחין בחיידקי </w:t>
      </w:r>
      <w:proofErr w:type="spellStart"/>
      <w:r w:rsidRPr="00152E69">
        <w:rPr>
          <w:i/>
          <w:iCs/>
        </w:rPr>
        <w:t>Brucella</w:t>
      </w:r>
      <w:proofErr w:type="spellEnd"/>
      <w:r w:rsidRPr="00152E69">
        <w:rPr>
          <w:rtl/>
        </w:rPr>
        <w:t xml:space="preserve"> בדגימת חלב ב</w:t>
      </w:r>
      <w:ins w:id="84" w:author="עטרה בקל" w:date="2017-12-17T12:41:00Z">
        <w:r w:rsidR="00FB2D4F">
          <w:rPr>
            <w:rFonts w:hint="cs"/>
            <w:rtl/>
          </w:rPr>
          <w:t xml:space="preserve">דיוק </w:t>
        </w:r>
      </w:ins>
      <w:r w:rsidRPr="00152E69">
        <w:rPr>
          <w:rtl/>
        </w:rPr>
        <w:t xml:space="preserve">מעל 95%. </w:t>
      </w:r>
      <w:del w:id="85" w:author="עטרה בקל" w:date="2017-12-17T12:41:00Z">
        <w:r w:rsidRPr="00152E69" w:rsidDel="00FB2D4F">
          <w:rPr>
            <w:rtl/>
          </w:rPr>
          <w:delText xml:space="preserve">החוקרים בניסוי זה אמנם גידלו את החיידקים בחלב, אך בהכנת הדוגמה ניקו את החיידקים מהחלב וזיהו אותם במים. חשוב לציין כי אחד הקשיים בעבודה זו הוא בזיהוי החיידקים בחלב, הנחשב מדיום אטום למעבר אור, אם כי קיימים תקדימים לבדיקות ספקטראליות דרכו </w:delText>
        </w:r>
        <w:r w:rsidRPr="00152E69" w:rsidDel="00FB2D4F">
          <w:rPr>
            <w:noProof/>
            <w:rtl/>
          </w:rPr>
          <w:delText>[27]</w:delText>
        </w:r>
        <w:r w:rsidRPr="00152E69" w:rsidDel="00FB2D4F">
          <w:rPr>
            <w:rtl/>
          </w:rPr>
          <w:delText xml:space="preserve">. </w:delText>
        </w:r>
      </w:del>
    </w:p>
    <w:p w:rsidR="00864496" w:rsidRPr="00152E69" w:rsidRDefault="00864496" w:rsidP="00002E39"/>
    <w:p w:rsidR="00054DA4" w:rsidRPr="00152E69" w:rsidRDefault="00054DA4" w:rsidP="00002E39">
      <w:pPr>
        <w:rPr>
          <w:rtl/>
        </w:rPr>
        <w:pPrChange w:id="86" w:author="עטרה בקל" w:date="2017-12-24T13:11:00Z">
          <w:pPr/>
        </w:pPrChange>
      </w:pPr>
      <w:r w:rsidRPr="00152E69">
        <w:rPr>
          <w:rtl/>
        </w:rPr>
        <w:t>במחקר אחר</w:t>
      </w:r>
      <w:ins w:id="87" w:author="עטרה בקל" w:date="2017-12-24T13:10:00Z">
        <w:r w:rsidR="00002E39">
          <w:rPr>
            <w:rFonts w:hint="cs"/>
            <w:rtl/>
          </w:rPr>
          <w:t xml:space="preserve"> </w:t>
        </w:r>
        <w:r w:rsidR="00002E39" w:rsidRPr="00152E69">
          <w:rPr>
            <w:noProof/>
            <w:rtl/>
          </w:rPr>
          <w:t>[28]</w:t>
        </w:r>
      </w:ins>
      <w:r w:rsidRPr="00152E69">
        <w:rPr>
          <w:rtl/>
        </w:rPr>
        <w:t>, בדקו אותם החוקרים</w:t>
      </w:r>
      <w:del w:id="88" w:author="עטרה בקל" w:date="2017-12-24T13:11:00Z">
        <w:r w:rsidRPr="00152E69" w:rsidDel="00002E39">
          <w:rPr>
            <w:rtl/>
          </w:rPr>
          <w:delText xml:space="preserve"> </w:delText>
        </w:r>
      </w:del>
      <w:del w:id="89" w:author="עטרה בקל" w:date="2017-12-24T13:10:00Z">
        <w:r w:rsidRPr="00152E69" w:rsidDel="00002E39">
          <w:rPr>
            <w:noProof/>
            <w:rtl/>
          </w:rPr>
          <w:delText>[28]</w:delText>
        </w:r>
      </w:del>
      <w:r w:rsidRPr="00152E69">
        <w:rPr>
          <w:rtl/>
        </w:rPr>
        <w:t xml:space="preserve"> את האפשרות לזהות חיידקים בדוגמאות בשר. הקושי המרכזי בבחינת חיידקים בבשר בשיטות פיזיקאליות הוא במורכבות המדיום. למרות זאת, הצליחו החוקרים לזהות בבשר חיידקי </w:t>
      </w:r>
      <w:r w:rsidRPr="00152E69">
        <w:rPr>
          <w:i/>
          <w:iCs/>
        </w:rPr>
        <w:t>Escherichia coli, Listeria, Salmonella</w:t>
      </w:r>
      <w:r w:rsidRPr="00152E69">
        <w:rPr>
          <w:i/>
          <w:iCs/>
          <w:rtl/>
        </w:rPr>
        <w:t xml:space="preserve"> </w:t>
      </w:r>
      <w:r w:rsidRPr="00152E69">
        <w:rPr>
          <w:rtl/>
        </w:rPr>
        <w:t xml:space="preserve">ואחרים, בסגוליות (ספציפיות) גבוהה מאוד (85-100% לכל סוגי החיידקים מלבד </w:t>
      </w:r>
      <w:r w:rsidRPr="00152E69">
        <w:rPr>
          <w:i/>
          <w:iCs/>
        </w:rPr>
        <w:t>Yersinia</w:t>
      </w:r>
      <w:r w:rsidRPr="00152E69">
        <w:rPr>
          <w:rtl/>
        </w:rPr>
        <w:t>). גם כאן השתמשו בסדרת לימוד-מכונה</w:t>
      </w:r>
      <w:del w:id="90" w:author="עטרה בקל" w:date="2017-12-17T12:42:00Z">
        <w:r w:rsidRPr="00152E69" w:rsidDel="00FB2D4F">
          <w:rPr>
            <w:rtl/>
          </w:rPr>
          <w:delText xml:space="preserve"> אשר הפרידה את החיידקים, ראשית לפי סיווגם לגראם שלילי וחיובי, בהמשך להפרדה בין סוגים (</w:delText>
        </w:r>
        <w:r w:rsidRPr="00152E69" w:rsidDel="00FB2D4F">
          <w:delText>genera</w:delText>
        </w:r>
        <w:r w:rsidRPr="00152E69" w:rsidDel="00FB2D4F">
          <w:rPr>
            <w:rtl/>
          </w:rPr>
          <w:delText>) ולבסוף להבחנה ברמת המין (</w:delText>
        </w:r>
        <w:r w:rsidRPr="00152E69" w:rsidDel="00FB2D4F">
          <w:delText>species</w:delText>
        </w:r>
        <w:r w:rsidRPr="00152E69" w:rsidDel="00FB2D4F">
          <w:rPr>
            <w:rtl/>
          </w:rPr>
          <w:delText xml:space="preserve">). החוקרים מצאו שפירוק הניתוח לשלבים שיפר באופן משמעותי את יכולת ההבחנה. </w:delText>
        </w:r>
      </w:del>
      <w:ins w:id="91" w:author="עטרה בקל" w:date="2017-12-17T12:42:00Z">
        <w:r w:rsidR="00FB2D4F">
          <w:rPr>
            <w:rFonts w:hint="cs"/>
            <w:rtl/>
          </w:rPr>
          <w:t>.</w:t>
        </w:r>
      </w:ins>
    </w:p>
    <w:p w:rsidR="00054DA4" w:rsidRDefault="00054DA4">
      <w:pPr>
        <w:rPr>
          <w:ins w:id="92" w:author="עטרה בקל" w:date="2017-12-24T13:14:00Z"/>
          <w:rtl/>
        </w:rPr>
        <w:pPrChange w:id="93" w:author="עטרה בקל" w:date="2017-12-17T12:42:00Z">
          <w:pPr/>
        </w:pPrChange>
      </w:pPr>
      <w:r w:rsidRPr="00152E69">
        <w:rPr>
          <w:rtl/>
        </w:rPr>
        <w:t xml:space="preserve">בשני המחקרים הנ"ל החוקרים השתמשו באנליזה סטטיסטית מבוססת על </w:t>
      </w:r>
      <w:r w:rsidRPr="00152E69">
        <w:t>Support Vector Machine</w:t>
      </w:r>
      <w:r w:rsidRPr="00152E69">
        <w:rPr>
          <w:rtl/>
        </w:rPr>
        <w:t xml:space="preserve"> (</w:t>
      </w:r>
      <w:r w:rsidRPr="00152E69">
        <w:t>SVM</w:t>
      </w:r>
      <w:r w:rsidRPr="00152E69">
        <w:rPr>
          <w:rtl/>
        </w:rPr>
        <w:t xml:space="preserve">), ככל הנראה מכיוון שבדוגמאות שמקורן בבשר וחלב ישנה התנהגות לא-ליניארית של הספקטרום ביחס לזהות החיידקים. </w:t>
      </w:r>
      <w:del w:id="94" w:author="עטרה בקל" w:date="2017-12-17T12:42:00Z">
        <w:r w:rsidRPr="00152E69" w:rsidDel="00FB2D4F">
          <w:rPr>
            <w:rtl/>
          </w:rPr>
          <w:delText xml:space="preserve">חולשתם של המחקרים היא בכך שהחוקרים הצליחו להבחין בחיידקים, רק בכמויות יחסית גבוהות, בהן ניתן כבר לומר שהבשר והחלב אינם ראויים לצריכה. בנוסף, בשני המחקרים הנ"ל לא בחנו החוקרים מקרים של אילוח משולב, כפי שקיים בתעשייה, בו עלולים להיות מספר חיידקים פתוגניים באותה הדגימה. אך </w:delText>
        </w:r>
      </w:del>
      <w:r w:rsidRPr="00152E69">
        <w:rPr>
          <w:rtl/>
        </w:rPr>
        <w:t>עבודות אלה משמשות כ-</w:t>
      </w:r>
      <w:r w:rsidRPr="00152E69">
        <w:t>Proof of Concept</w:t>
      </w:r>
      <w:r w:rsidRPr="00152E69">
        <w:rPr>
          <w:rtl/>
        </w:rPr>
        <w:t xml:space="preserve"> ראשוני ליכולת השיטה לאפשר זיהוי חיידקים בתעשיית המזון כאשר נדרש מחקר נוסף לשיפור הרגישות.</w:t>
      </w:r>
    </w:p>
    <w:p w:rsidR="00002E39" w:rsidRPr="00152E69" w:rsidRDefault="00002E39">
      <w:pPr>
        <w:rPr>
          <w:rtl/>
        </w:rPr>
        <w:pPrChange w:id="95" w:author="עטרה בקל" w:date="2017-12-17T12:42:00Z">
          <w:pPr/>
        </w:pPrChange>
      </w:pPr>
      <w:ins w:id="96" w:author="עטרה בקל" w:date="2017-12-24T13:14:00Z">
        <w:r>
          <w:rPr>
            <w:rFonts w:hint="cs"/>
            <w:rtl/>
          </w:rPr>
          <w:t xml:space="preserve">*** כל המאמרים הנ"ל עבדו עם מושבות </w:t>
        </w:r>
        <w:proofErr w:type="spellStart"/>
        <w:r>
          <w:rPr>
            <w:rFonts w:hint="cs"/>
            <w:rtl/>
          </w:rPr>
          <w:t>ותרביו</w:t>
        </w:r>
        <w:proofErr w:type="spellEnd"/>
        <w:r>
          <w:rPr>
            <w:rFonts w:hint="cs"/>
            <w:rtl/>
          </w:rPr>
          <w:t xml:space="preserve"> גידול </w:t>
        </w:r>
        <w:r>
          <w:rPr>
            <w:rFonts w:hint="cs"/>
          </w:rPr>
          <w:t>OVERNIGHT</w:t>
        </w:r>
        <w:r>
          <w:rPr>
            <w:rFonts w:hint="cs"/>
            <w:rtl/>
          </w:rPr>
          <w:t xml:space="preserve"> ***</w:t>
        </w:r>
      </w:ins>
    </w:p>
    <w:p w:rsidR="00054DA4" w:rsidRPr="00152E69" w:rsidDel="00FB2D4F" w:rsidRDefault="00054DA4" w:rsidP="00750D08">
      <w:pPr>
        <w:rPr>
          <w:del w:id="97" w:author="עטרה בקל" w:date="2017-12-17T12:42:00Z"/>
          <w:rtl/>
        </w:rPr>
      </w:pPr>
      <w:del w:id="98" w:author="עטרה בקל" w:date="2017-12-17T12:42:00Z">
        <w:r w:rsidRPr="00152E69" w:rsidDel="00FB2D4F">
          <w:delText>Wang</w:delText>
        </w:r>
        <w:r w:rsidRPr="00152E69" w:rsidDel="00FB2D4F">
          <w:rPr>
            <w:rtl/>
          </w:rPr>
          <w:delText xml:space="preserve"> ושותפיו </w:delText>
        </w:r>
        <w:r w:rsidRPr="00152E69" w:rsidDel="00FB2D4F">
          <w:rPr>
            <w:noProof/>
            <w:rtl/>
          </w:rPr>
          <w:delText>[29]</w:delText>
        </w:r>
        <w:r w:rsidRPr="00152E69" w:rsidDel="00FB2D4F">
          <w:rPr>
            <w:rtl/>
          </w:rPr>
          <w:delText xml:space="preserve"> הראו בשנת 2015 כי יכולת האבחנה שלהם בחיידקי מזון גבוהה מאוד, והם מסוגלים להבחין בין מינים שונים של </w:delText>
        </w:r>
        <w:r w:rsidRPr="00152E69" w:rsidDel="00FB2D4F">
          <w:rPr>
            <w:i/>
            <w:iCs/>
          </w:rPr>
          <w:delText>Listeria</w:delText>
        </w:r>
        <w:r w:rsidRPr="00152E69" w:rsidDel="00FB2D4F">
          <w:rPr>
            <w:rtl/>
          </w:rPr>
          <w:delText xml:space="preserve"> מדוגמאות חלב. גם במחקר זה השתמשו החוקרים במיקרוסקופיה, אך לפיהם מיקרוסקופיה קונפוקאלית מאפשרת זיהוי ברזולוציה גבוהה יותר, ולכן מאפשרת זיהוי מדויק יותר (ספציפיות) ומקטינה את הצורך בשלבי ניקיון הדוגמה. החוקרים הראו שהם משפרים את המודל כאשר הם "מאמנים" אותו על שילוב של דוגמאות שמקורן במצע גידול מעבדתי (</w:delText>
        </w:r>
        <w:r w:rsidRPr="00152E69" w:rsidDel="00FB2D4F">
          <w:delText>Luria-Bertani LB</w:delText>
        </w:r>
        <w:r w:rsidRPr="00152E69" w:rsidDel="00FB2D4F">
          <w:rPr>
            <w:rtl/>
          </w:rPr>
          <w:delText xml:space="preserve">, </w:delText>
        </w:r>
        <w:r w:rsidRPr="00152E69" w:rsidDel="00FB2D4F">
          <w:delText>Brain Heart Infusion BHI</w:delText>
        </w:r>
        <w:r w:rsidRPr="00152E69" w:rsidDel="00FB2D4F">
          <w:rPr>
            <w:rtl/>
          </w:rPr>
          <w:delText>) או בחלב. "אימון" המודל על דוגמאות מגוונות אפשר לחוקרים זיהוי בסגוליות טובה יותר מכיוון שהמודל המשופר מצליח להתעלם מגורמים סביבתיים ושינויים פיזיולוגיים וביוכימיים של החיידק (גודל וצורת התא לדוגמה, הקשורים למצע הגידול) ובכך להתמקד בתכונות קבועות של החיידקים שאינן תלויות בתנאי הסביבה. גם חוקרים אלה, בסופו של דבר, ביצעו את הבדיקה רק בריכוזים גבוהים מאוד של חיידקים (</w:delText>
        </w:r>
        <w:r w:rsidRPr="00152E69" w:rsidDel="00FB2D4F">
          <w:delText>10</w:delText>
        </w:r>
        <w:r w:rsidRPr="00152E69" w:rsidDel="00FB2D4F">
          <w:rPr>
            <w:vertAlign w:val="superscript"/>
          </w:rPr>
          <w:delText>8</w:delText>
        </w:r>
        <w:r w:rsidRPr="00152E69" w:rsidDel="00FB2D4F">
          <w:delText xml:space="preserve"> CFUs/ml</w:delText>
        </w:r>
        <w:r w:rsidRPr="00152E69" w:rsidDel="00FB2D4F">
          <w:rPr>
            <w:rtl/>
          </w:rPr>
          <w:delText>) והשתמשו לבדיקה במים מזוקקים.</w:delText>
        </w:r>
      </w:del>
    </w:p>
    <w:p w:rsidR="00FB2D4F" w:rsidRDefault="00054DA4" w:rsidP="00002E39">
      <w:pPr>
        <w:rPr>
          <w:ins w:id="99" w:author="עטרה בקל" w:date="2017-12-17T12:44:00Z"/>
          <w:rtl/>
        </w:rPr>
        <w:pPrChange w:id="100" w:author="עטרה בקל" w:date="2017-12-24T13:15:00Z">
          <w:pPr/>
        </w:pPrChange>
      </w:pPr>
      <w:r w:rsidRPr="00152E69">
        <w:rPr>
          <w:rtl/>
        </w:rPr>
        <w:t xml:space="preserve">במחקר אחר שהמתמקד בחלב, הצליחו </w:t>
      </w:r>
      <w:proofErr w:type="spellStart"/>
      <w:r w:rsidRPr="00152E69">
        <w:t>Nicolaou</w:t>
      </w:r>
      <w:proofErr w:type="spellEnd"/>
      <w:r w:rsidRPr="00152E69">
        <w:rPr>
          <w:rtl/>
        </w:rPr>
        <w:t xml:space="preserve"> ושותפיו </w:t>
      </w:r>
      <w:r w:rsidRPr="00152E69">
        <w:rPr>
          <w:noProof/>
          <w:rtl/>
        </w:rPr>
        <w:t>[21]</w:t>
      </w:r>
      <w:r w:rsidRPr="00152E69">
        <w:rPr>
          <w:rtl/>
        </w:rPr>
        <w:t xml:space="preserve"> להראות התפתחות של חיידקי </w:t>
      </w:r>
      <w:r w:rsidRPr="00152E69">
        <w:rPr>
          <w:i/>
          <w:iCs/>
        </w:rPr>
        <w:t xml:space="preserve">Staphylococcus </w:t>
      </w:r>
      <w:proofErr w:type="spellStart"/>
      <w:r w:rsidRPr="00152E69">
        <w:rPr>
          <w:i/>
          <w:iCs/>
        </w:rPr>
        <w:t>aureus</w:t>
      </w:r>
      <w:proofErr w:type="spellEnd"/>
      <w:r w:rsidRPr="00152E69">
        <w:rPr>
          <w:i/>
          <w:iCs/>
          <w:rtl/>
        </w:rPr>
        <w:t xml:space="preserve"> ו-</w:t>
      </w:r>
      <w:proofErr w:type="spellStart"/>
      <w:r w:rsidRPr="00152E69">
        <w:rPr>
          <w:i/>
          <w:iCs/>
        </w:rPr>
        <w:t>Lactococcus</w:t>
      </w:r>
      <w:proofErr w:type="spellEnd"/>
      <w:r w:rsidRPr="00152E69">
        <w:rPr>
          <w:i/>
          <w:iCs/>
        </w:rPr>
        <w:t xml:space="preserve"> </w:t>
      </w:r>
      <w:proofErr w:type="spellStart"/>
      <w:r w:rsidRPr="00152E69">
        <w:rPr>
          <w:i/>
          <w:iCs/>
        </w:rPr>
        <w:t>lactis</w:t>
      </w:r>
      <w:proofErr w:type="spellEnd"/>
      <w:r w:rsidRPr="00152E69">
        <w:rPr>
          <w:rtl/>
        </w:rPr>
        <w:t xml:space="preserve"> בחלב. החוקרים לקחו דגימות של חלב </w:t>
      </w:r>
      <w:proofErr w:type="spellStart"/>
      <w:r w:rsidRPr="00152E69">
        <w:rPr>
          <w:rtl/>
        </w:rPr>
        <w:t>מאולח</w:t>
      </w:r>
      <w:proofErr w:type="spellEnd"/>
      <w:r w:rsidRPr="00152E69">
        <w:rPr>
          <w:rtl/>
        </w:rPr>
        <w:t xml:space="preserve">, שטפו אותן במים מזוקקים ובחנו אותן במיקרוסקופ. בחלק מן הניסויים החוקרים השתמשו </w:t>
      </w:r>
      <w:r w:rsidRPr="00152E69">
        <w:rPr>
          <w:rtl/>
        </w:rPr>
        <w:lastRenderedPageBreak/>
        <w:t xml:space="preserve">בטכנולוגיה דומה </w:t>
      </w:r>
      <w:proofErr w:type="spellStart"/>
      <w:r w:rsidRPr="00152E69">
        <w:rPr>
          <w:rtl/>
        </w:rPr>
        <w:t>לספקטרוסקופיית</w:t>
      </w:r>
      <w:proofErr w:type="spellEnd"/>
      <w:r w:rsidRPr="00152E69">
        <w:rPr>
          <w:rtl/>
        </w:rPr>
        <w:t xml:space="preserve"> </w:t>
      </w:r>
      <w:proofErr w:type="spellStart"/>
      <w:r w:rsidRPr="00152E69">
        <w:rPr>
          <w:rtl/>
        </w:rPr>
        <w:t>ראמאן</w:t>
      </w:r>
      <w:proofErr w:type="spellEnd"/>
      <w:r w:rsidRPr="00152E69">
        <w:rPr>
          <w:rtl/>
        </w:rPr>
        <w:t xml:space="preserve"> המכונה </w:t>
      </w:r>
      <w:r w:rsidRPr="00152E69">
        <w:t>Fourier Transform Infrared Spectroscopy</w:t>
      </w:r>
      <w:r w:rsidRPr="00152E69">
        <w:rPr>
          <w:rtl/>
        </w:rPr>
        <w:t xml:space="preserve"> (</w:t>
      </w:r>
      <w:r w:rsidRPr="00152E69">
        <w:t>FTIR</w:t>
      </w:r>
      <w:r w:rsidRPr="00152E69">
        <w:rPr>
          <w:rtl/>
        </w:rPr>
        <w:t xml:space="preserve">). החוקרים הצליחו להבחין בחיידקים החל מסדר גודל של </w:t>
      </w:r>
      <w:r w:rsidRPr="00152E69">
        <w:t>10</w:t>
      </w:r>
      <w:r w:rsidRPr="00152E69">
        <w:rPr>
          <w:vertAlign w:val="superscript"/>
        </w:rPr>
        <w:t>5</w:t>
      </w:r>
      <w:r w:rsidRPr="00152E69">
        <w:t xml:space="preserve"> CFUs/ml</w:t>
      </w:r>
      <w:r w:rsidRPr="00152E69">
        <w:rPr>
          <w:rtl/>
        </w:rPr>
        <w:t xml:space="preserve"> וליצור מודל חיזוי מבוסס </w:t>
      </w:r>
      <w:r w:rsidRPr="00152E69">
        <w:t>PLS</w:t>
      </w:r>
      <w:r w:rsidRPr="00152E69">
        <w:rPr>
          <w:rtl/>
        </w:rPr>
        <w:t xml:space="preserve"> המתאים לטווח שבין </w:t>
      </w:r>
      <w:r w:rsidRPr="00152E69">
        <w:t>10</w:t>
      </w:r>
      <w:r w:rsidRPr="00152E69">
        <w:rPr>
          <w:vertAlign w:val="superscript"/>
        </w:rPr>
        <w:t>5</w:t>
      </w:r>
      <w:r w:rsidRPr="00152E69">
        <w:t>-10</w:t>
      </w:r>
      <w:r w:rsidRPr="00152E69">
        <w:rPr>
          <w:vertAlign w:val="superscript"/>
        </w:rPr>
        <w:t>8</w:t>
      </w:r>
      <w:r w:rsidRPr="00152E69">
        <w:t xml:space="preserve"> CFUs/ml</w:t>
      </w:r>
      <w:r w:rsidRPr="00152E69">
        <w:rPr>
          <w:rtl/>
        </w:rPr>
        <w:t>. בהמשך, החוקרים בחנו את מודל החיזוי שלהם במקרים של אילוח-משול</w:t>
      </w:r>
      <w:del w:id="101" w:author="עטרה בקל" w:date="2017-12-24T13:15:00Z">
        <w:r w:rsidRPr="00152E69" w:rsidDel="00002E39">
          <w:rPr>
            <w:rtl/>
          </w:rPr>
          <w:delText>ח</w:delText>
        </w:r>
      </w:del>
      <w:ins w:id="102" w:author="עטרה בקל" w:date="2017-12-24T13:15:00Z">
        <w:r w:rsidR="00002E39">
          <w:rPr>
            <w:rFonts w:hint="cs"/>
            <w:rtl/>
          </w:rPr>
          <w:t>ב</w:t>
        </w:r>
      </w:ins>
      <w:r w:rsidRPr="00152E69">
        <w:rPr>
          <w:rtl/>
        </w:rPr>
        <w:t xml:space="preserve"> של שני מיני חיידקים והצליחו לזהות את שניהם בדוגמה יחידה. עבודה זו היא פורצת דרך, בתחום זה, מכיוון שהיא מצביעה על כך שלכל מין חיידקי ישנה טביעת אצבע ספקטראלית שאינה אובדת ב"רעש" של מערכות משולבות. </w:t>
      </w:r>
      <w:del w:id="103" w:author="עטרה בקל" w:date="2017-12-17T12:44:00Z">
        <w:r w:rsidRPr="00152E69" w:rsidDel="00FB2D4F">
          <w:rPr>
            <w:rtl/>
          </w:rPr>
          <w:delText>חסרונותיה של עבודה זו הם בכך שהחוקרים לא יכלו לזהות ריכוזים הנמוכים מ-</w:delText>
        </w:r>
        <w:r w:rsidRPr="00152E69" w:rsidDel="00FB2D4F">
          <w:delText>10</w:delText>
        </w:r>
        <w:r w:rsidRPr="00152E69" w:rsidDel="00FB2D4F">
          <w:rPr>
            <w:vertAlign w:val="superscript"/>
          </w:rPr>
          <w:delText>5</w:delText>
        </w:r>
        <w:r w:rsidRPr="00152E69" w:rsidDel="00FB2D4F">
          <w:delText xml:space="preserve"> CFUs/ml</w:delText>
        </w:r>
        <w:r w:rsidRPr="00152E69" w:rsidDel="00FB2D4F">
          <w:rPr>
            <w:rtl/>
          </w:rPr>
          <w:delText xml:space="preserve">. בנוסף, החוקרים נאלצו להשתמש הן בספקטרוסקופיית ראמאן ובספקטרוסקופיה מבוססת </w:delText>
        </w:r>
        <w:r w:rsidRPr="00152E69" w:rsidDel="00FB2D4F">
          <w:delText>FTIR</w:delText>
        </w:r>
        <w:r w:rsidRPr="00152E69" w:rsidDel="00FB2D4F">
          <w:rPr>
            <w:rtl/>
          </w:rPr>
          <w:delText xml:space="preserve">, אשר עלויות ההפעלה שלה גבוהות יותר. </w:delText>
        </w:r>
      </w:del>
    </w:p>
    <w:p w:rsidR="00054DA4" w:rsidRPr="00152E69" w:rsidDel="00FB2D4F" w:rsidRDefault="00054DA4" w:rsidP="00373C42">
      <w:pPr>
        <w:rPr>
          <w:del w:id="104" w:author="עטרה בקל" w:date="2017-12-17T12:44:00Z"/>
          <w:rtl/>
        </w:rPr>
        <w:pPrChange w:id="105" w:author="עטרה בקל" w:date="2017-12-24T13:19:00Z">
          <w:pPr/>
        </w:pPrChange>
      </w:pPr>
      <w:r w:rsidRPr="00152E69">
        <w:rPr>
          <w:rtl/>
        </w:rPr>
        <w:t xml:space="preserve">חשוב להוסיף כי </w:t>
      </w:r>
      <w:del w:id="106" w:author="עטרה בקל" w:date="2017-12-24T13:17:00Z">
        <w:r w:rsidRPr="00152E69" w:rsidDel="00373C42">
          <w:rPr>
            <w:rtl/>
          </w:rPr>
          <w:delText>החוקרים</w:delText>
        </w:r>
      </w:del>
      <w:ins w:id="107" w:author="עטרה בקל" w:date="2017-12-24T13:17:00Z">
        <w:r w:rsidR="00373C42">
          <w:rPr>
            <w:rFonts w:hint="cs"/>
            <w:rtl/>
          </w:rPr>
          <w:t xml:space="preserve">בעבודות שתוארו לעיל </w:t>
        </w:r>
      </w:ins>
      <w:r w:rsidRPr="00152E69">
        <w:rPr>
          <w:rtl/>
        </w:rPr>
        <w:t xml:space="preserve"> אינם יודעים בדיוק אילו חומרים גורמים לטביעת האצבע הספקטראלית</w:t>
      </w:r>
      <w:ins w:id="108" w:author="עטרה בקל" w:date="2017-12-24T13:19:00Z">
        <w:r w:rsidR="00373C42">
          <w:rPr>
            <w:rFonts w:hint="cs"/>
            <w:rtl/>
          </w:rPr>
          <w:t xml:space="preserve"> הייחודית של כל חיידק.</w:t>
        </w:r>
      </w:ins>
      <w:del w:id="109" w:author="עטרה בקל" w:date="2017-12-24T13:19:00Z">
        <w:r w:rsidRPr="00152E69" w:rsidDel="00373C42">
          <w:rPr>
            <w:rtl/>
          </w:rPr>
          <w:delText>, ככל הנראה מכיוון שבחיידקים ישנה תערובת מגוונת מאוד של חומרים שלכולם התמרות ראמאן שונות, אך אופייניות לשילוב הספציפי.</w:delText>
        </w:r>
      </w:del>
    </w:p>
    <w:p w:rsidR="009F5AFA" w:rsidRDefault="009F5AFA" w:rsidP="00373C42">
      <w:pPr>
        <w:rPr>
          <w:u w:val="single"/>
          <w:rtl/>
        </w:rPr>
        <w:pPrChange w:id="110" w:author="עטרה בקל" w:date="2017-12-24T13:19:00Z">
          <w:pPr>
            <w:bidi w:val="0"/>
            <w:spacing w:before="0" w:after="160" w:line="259" w:lineRule="auto"/>
          </w:pPr>
        </w:pPrChange>
      </w:pPr>
      <w:del w:id="111" w:author="עטרה בקל" w:date="2017-12-17T12:44:00Z">
        <w:r w:rsidDel="00FB2D4F">
          <w:rPr>
            <w:rtl/>
          </w:rPr>
          <w:br w:type="page"/>
        </w:r>
      </w:del>
    </w:p>
    <w:p w:rsidR="00054DA4" w:rsidRPr="00152E69" w:rsidRDefault="00054DA4" w:rsidP="00D45862">
      <w:pPr>
        <w:pStyle w:val="3"/>
        <w:rPr>
          <w:rtl/>
        </w:rPr>
      </w:pPr>
      <w:r w:rsidRPr="00152E69">
        <w:rPr>
          <w:rtl/>
        </w:rPr>
        <w:t>שימוש ב-</w:t>
      </w:r>
      <w:r w:rsidRPr="00152E69">
        <w:t>Surface Enhanced Raman Scattering</w:t>
      </w:r>
      <w:r w:rsidRPr="00152E69">
        <w:rPr>
          <w:rtl/>
        </w:rPr>
        <w:t xml:space="preserve"> (</w:t>
      </w:r>
      <w:r w:rsidRPr="00152E69">
        <w:t>SERS</w:t>
      </w:r>
      <w:r w:rsidRPr="00152E69">
        <w:rPr>
          <w:rtl/>
        </w:rPr>
        <w:t xml:space="preserve">) לשיפור יכולת הזיהוי </w:t>
      </w:r>
    </w:p>
    <w:p w:rsidR="00054DA4" w:rsidRDefault="00054DA4" w:rsidP="00751CA8">
      <w:pPr>
        <w:rPr>
          <w:rtl/>
        </w:rPr>
        <w:pPrChange w:id="112" w:author="עטרה בקל" w:date="2017-12-24T13:22:00Z">
          <w:pPr/>
        </w:pPrChange>
      </w:pPr>
      <w:proofErr w:type="spellStart"/>
      <w:r w:rsidRPr="00152E69">
        <w:t>Sundaram</w:t>
      </w:r>
      <w:proofErr w:type="spellEnd"/>
      <w:r w:rsidRPr="00152E69">
        <w:rPr>
          <w:rtl/>
        </w:rPr>
        <w:t xml:space="preserve"> </w:t>
      </w:r>
      <w:r w:rsidRPr="00152E69">
        <w:rPr>
          <w:noProof/>
          <w:rtl/>
        </w:rPr>
        <w:t>[30]</w:t>
      </w:r>
      <w:r w:rsidRPr="00152E69">
        <w:t xml:space="preserve"> </w:t>
      </w:r>
      <w:r w:rsidRPr="00152E69">
        <w:rPr>
          <w:rtl/>
        </w:rPr>
        <w:t xml:space="preserve">ושותפיו התמקדו ביכולת האבחנה בין סוגי חיידקים שונים. במחקר מ-2013 הצליחו החוקרים להבחין בין </w:t>
      </w:r>
      <w:proofErr w:type="spellStart"/>
      <w:r w:rsidRPr="00152E69">
        <w:rPr>
          <w:rtl/>
        </w:rPr>
        <w:t>סרוטיפים</w:t>
      </w:r>
      <w:proofErr w:type="spellEnd"/>
      <w:r w:rsidRPr="00152E69">
        <w:rPr>
          <w:rtl/>
        </w:rPr>
        <w:t xml:space="preserve"> שונים של סלמונלה בעלי משמעות קלינית. </w:t>
      </w:r>
      <w:proofErr w:type="spellStart"/>
      <w:r w:rsidRPr="00152E69">
        <w:rPr>
          <w:rtl/>
        </w:rPr>
        <w:t>סרוטיפים</w:t>
      </w:r>
      <w:proofErr w:type="spellEnd"/>
      <w:r w:rsidRPr="00152E69">
        <w:rPr>
          <w:rtl/>
        </w:rPr>
        <w:t xml:space="preserve"> הם זנים שונים של המין הנבדלים זה מזה במבנה האנטיגני שלהם</w:t>
      </w:r>
      <w:del w:id="113" w:author="עטרה בקל" w:date="2017-12-24T13:21:00Z">
        <w:r w:rsidRPr="00152E69" w:rsidDel="00751CA8">
          <w:rPr>
            <w:rtl/>
          </w:rPr>
          <w:delText xml:space="preserve"> </w:delText>
        </w:r>
      </w:del>
      <w:del w:id="114" w:author="עטרה בקל" w:date="2017-12-24T13:20:00Z">
        <w:r w:rsidRPr="00152E69" w:rsidDel="00751CA8">
          <w:rPr>
            <w:rtl/>
          </w:rPr>
          <w:delText>המזוהה ע"י מערכת החיסון</w:delText>
        </w:r>
      </w:del>
      <w:r w:rsidRPr="00152E69">
        <w:rPr>
          <w:rtl/>
        </w:rPr>
        <w:t xml:space="preserve">. </w:t>
      </w:r>
      <w:del w:id="115" w:author="עטרה בקל" w:date="2017-12-24T13:21:00Z">
        <w:r w:rsidRPr="00152E69" w:rsidDel="00751CA8">
          <w:rPr>
            <w:rtl/>
          </w:rPr>
          <w:delText>רמת אבחנה זו היא גבוהה מאוד, שכן לחיידקים מסוג סלמונלה לדוגמה אנו מכירים 2 מינים (</w:delText>
        </w:r>
        <w:r w:rsidRPr="00152E69" w:rsidDel="00751CA8">
          <w:delText>species</w:delText>
        </w:r>
        <w:r w:rsidRPr="00152E69" w:rsidDel="00751CA8">
          <w:rPr>
            <w:rtl/>
          </w:rPr>
          <w:delText xml:space="preserve">) המתחלקים למעל 2,500 סרוטיפים </w:delText>
        </w:r>
        <w:r w:rsidRPr="00152E69" w:rsidDel="00751CA8">
          <w:rPr>
            <w:noProof/>
            <w:rtl/>
          </w:rPr>
          <w:delText>[31]</w:delText>
        </w:r>
        <w:r w:rsidRPr="00152E69" w:rsidDel="00751CA8">
          <w:rPr>
            <w:rtl/>
          </w:rPr>
          <w:delText xml:space="preserve">. </w:delText>
        </w:r>
      </w:del>
      <w:r w:rsidRPr="00152E69">
        <w:rPr>
          <w:rtl/>
        </w:rPr>
        <w:t>במחקר הצליחו החוקרים לאפיין בספקטרום שיאים (</w:t>
      </w:r>
      <w:r w:rsidRPr="00152E69">
        <w:t>picks</w:t>
      </w:r>
      <w:r w:rsidRPr="00152E69">
        <w:rPr>
          <w:rtl/>
        </w:rPr>
        <w:t xml:space="preserve">) </w:t>
      </w:r>
      <w:del w:id="116" w:author="עטרה בקל" w:date="2017-12-24T13:21:00Z">
        <w:r w:rsidRPr="00152E69" w:rsidDel="00751CA8">
          <w:rPr>
            <w:rtl/>
          </w:rPr>
          <w:delText xml:space="preserve">מסוימים </w:delText>
        </w:r>
      </w:del>
      <w:ins w:id="117" w:author="עטרה בקל" w:date="2017-12-24T13:21:00Z">
        <w:r w:rsidR="00751CA8">
          <w:rPr>
            <w:rFonts w:hint="cs"/>
            <w:rtl/>
          </w:rPr>
          <w:t>ספציפיים</w:t>
        </w:r>
        <w:r w:rsidR="00751CA8" w:rsidRPr="00152E69">
          <w:rPr>
            <w:rtl/>
          </w:rPr>
          <w:t xml:space="preserve"> </w:t>
        </w:r>
      </w:ins>
      <w:r w:rsidRPr="00152E69">
        <w:rPr>
          <w:rtl/>
        </w:rPr>
        <w:t xml:space="preserve">לחיידקים משני </w:t>
      </w:r>
      <w:proofErr w:type="spellStart"/>
      <w:r w:rsidRPr="00152E69">
        <w:rPr>
          <w:rtl/>
        </w:rPr>
        <w:t>הסרוטיפים</w:t>
      </w:r>
      <w:proofErr w:type="spellEnd"/>
      <w:r w:rsidRPr="00152E69">
        <w:rPr>
          <w:rtl/>
        </w:rPr>
        <w:t xml:space="preserve"> שנבדקו, ולקשר ביניהם לבין שינויים בהרכב החלבוני של החיידקים. כך לדוגמה, </w:t>
      </w:r>
      <w:del w:id="118" w:author="עטרה בקל" w:date="2017-12-17T12:45:00Z">
        <w:r w:rsidRPr="00152E69" w:rsidDel="00FB2D4F">
          <w:rPr>
            <w:rtl/>
          </w:rPr>
          <w:delText xml:space="preserve">הראו החוקרים ששיא של המרת ראמאן </w:delText>
        </w:r>
        <w:r w:rsidRPr="00152E69" w:rsidDel="00FB2D4F">
          <w:delText>730 cm</w:delText>
        </w:r>
        <w:r w:rsidRPr="00152E69" w:rsidDel="00FB2D4F">
          <w:rPr>
            <w:vertAlign w:val="superscript"/>
          </w:rPr>
          <w:delText>-1</w:delText>
        </w:r>
        <w:r w:rsidRPr="00152E69" w:rsidDel="00FB2D4F">
          <w:rPr>
            <w:rtl/>
          </w:rPr>
          <w:delText xml:space="preserve"> הוא חזק ואופייני לשני מיני החיידקים, עובדה זו יכולה לעזור באבחנה ראשונית. אך פיק</w:delText>
        </w:r>
      </w:del>
      <w:ins w:id="119" w:author="עטרה בקל" w:date="2017-12-17T12:45:00Z">
        <w:r w:rsidR="00FB2D4F">
          <w:rPr>
            <w:rFonts w:hint="cs"/>
            <w:rtl/>
          </w:rPr>
          <w:t>שיא</w:t>
        </w:r>
      </w:ins>
      <w:r w:rsidRPr="00152E69">
        <w:rPr>
          <w:rtl/>
        </w:rPr>
        <w:t xml:space="preserve"> של ה</w:t>
      </w:r>
      <w:ins w:id="120" w:author="עטרה בקל" w:date="2017-12-17T12:45:00Z">
        <w:r w:rsidR="00FB2D4F">
          <w:rPr>
            <w:rFonts w:hint="cs"/>
            <w:rtl/>
          </w:rPr>
          <w:t>ת</w:t>
        </w:r>
      </w:ins>
      <w:r w:rsidRPr="00152E69">
        <w:rPr>
          <w:rtl/>
        </w:rPr>
        <w:t xml:space="preserve">מרת </w:t>
      </w:r>
      <w:proofErr w:type="spellStart"/>
      <w:r w:rsidRPr="00152E69">
        <w:rPr>
          <w:rtl/>
        </w:rPr>
        <w:t>ראמאן</w:t>
      </w:r>
      <w:proofErr w:type="spellEnd"/>
      <w:r w:rsidRPr="00152E69">
        <w:rPr>
          <w:rtl/>
        </w:rPr>
        <w:t xml:space="preserve"> </w:t>
      </w:r>
      <w:r w:rsidRPr="00152E69">
        <w:t>658 cm</w:t>
      </w:r>
      <w:r w:rsidRPr="00152E69">
        <w:rPr>
          <w:vertAlign w:val="superscript"/>
        </w:rPr>
        <w:t>-1</w:t>
      </w:r>
      <w:r w:rsidRPr="00152E69">
        <w:rPr>
          <w:rtl/>
        </w:rPr>
        <w:t xml:space="preserve"> הוא אופייני לחיידקי </w:t>
      </w:r>
      <w:r w:rsidRPr="00152E69">
        <w:rPr>
          <w:i/>
          <w:iCs/>
        </w:rPr>
        <w:t xml:space="preserve">Salmonella </w:t>
      </w:r>
      <w:proofErr w:type="spellStart"/>
      <w:r w:rsidRPr="00152E69">
        <w:t>Enteriditis</w:t>
      </w:r>
      <w:proofErr w:type="spellEnd"/>
      <w:r w:rsidRPr="00152E69">
        <w:rPr>
          <w:i/>
          <w:iCs/>
          <w:rtl/>
        </w:rPr>
        <w:t xml:space="preserve"> </w:t>
      </w:r>
      <w:r w:rsidRPr="00152E69">
        <w:rPr>
          <w:rtl/>
        </w:rPr>
        <w:t>בלבד</w:t>
      </w:r>
      <w:ins w:id="121" w:author="עטרה בקל" w:date="2017-12-24T13:23:00Z">
        <w:r w:rsidR="008951A5">
          <w:rPr>
            <w:rFonts w:hint="cs"/>
            <w:rtl/>
          </w:rPr>
          <w:t xml:space="preserve"> *** ראה איור </w:t>
        </w:r>
        <w:r w:rsidR="008951A5">
          <w:rPr>
            <w:rFonts w:hint="cs"/>
          </w:rPr>
          <w:t>X</w:t>
        </w:r>
        <w:r w:rsidR="008951A5">
          <w:rPr>
            <w:rFonts w:hint="cs"/>
            <w:rtl/>
          </w:rPr>
          <w:t xml:space="preserve"> ***</w:t>
        </w:r>
      </w:ins>
      <w:r w:rsidRPr="00152E69">
        <w:rPr>
          <w:i/>
          <w:iCs/>
          <w:rtl/>
        </w:rPr>
        <w:t>.</w:t>
      </w:r>
      <w:r w:rsidRPr="00152E69">
        <w:rPr>
          <w:rtl/>
        </w:rPr>
        <w:t xml:space="preserve"> החוקרים קישרו </w:t>
      </w:r>
      <w:del w:id="122" w:author="עטרה בקל" w:date="2017-12-24T13:22:00Z">
        <w:r w:rsidRPr="00152E69" w:rsidDel="00751CA8">
          <w:rPr>
            <w:rtl/>
          </w:rPr>
          <w:delText xml:space="preserve">פיק </w:delText>
        </w:r>
      </w:del>
      <w:ins w:id="123" w:author="עטרה בקל" w:date="2017-12-24T13:22:00Z">
        <w:r w:rsidR="00751CA8">
          <w:rPr>
            <w:rFonts w:hint="cs"/>
            <w:rtl/>
          </w:rPr>
          <w:t>שיא</w:t>
        </w:r>
        <w:r w:rsidR="00751CA8" w:rsidRPr="00152E69">
          <w:rPr>
            <w:rtl/>
          </w:rPr>
          <w:t xml:space="preserve"> </w:t>
        </w:r>
      </w:ins>
      <w:r w:rsidRPr="00152E69">
        <w:rPr>
          <w:rtl/>
        </w:rPr>
        <w:t xml:space="preserve">זה לריכוז גבוה יותר של טבעות ארומטיות מחומצת האמינו </w:t>
      </w:r>
      <w:proofErr w:type="spellStart"/>
      <w:r w:rsidRPr="00152E69">
        <w:rPr>
          <w:rtl/>
        </w:rPr>
        <w:t>טירוזין</w:t>
      </w:r>
      <w:proofErr w:type="spellEnd"/>
      <w:r w:rsidRPr="00152E69">
        <w:rPr>
          <w:rtl/>
        </w:rPr>
        <w:t xml:space="preserve">, כפי שתואר כבר בעבר ע"י </w:t>
      </w:r>
      <w:proofErr w:type="spellStart"/>
      <w:r w:rsidRPr="00152E69">
        <w:t>Zeiri</w:t>
      </w:r>
      <w:proofErr w:type="spellEnd"/>
      <w:r w:rsidRPr="00152E69">
        <w:t xml:space="preserve"> et al</w:t>
      </w:r>
      <w:r w:rsidRPr="00152E69">
        <w:rPr>
          <w:rtl/>
        </w:rPr>
        <w:t xml:space="preserve"> ב-2005 </w:t>
      </w:r>
      <w:r w:rsidRPr="00152E69">
        <w:rPr>
          <w:noProof/>
          <w:rtl/>
        </w:rPr>
        <w:t>[19]</w:t>
      </w:r>
      <w:r w:rsidRPr="00152E69">
        <w:rPr>
          <w:rtl/>
        </w:rPr>
        <w:t xml:space="preserve">. </w:t>
      </w:r>
    </w:p>
    <w:p w:rsidR="00266F97" w:rsidRDefault="00266F97" w:rsidP="00266F97">
      <w:pPr>
        <w:keepNext/>
      </w:pPr>
      <w:r>
        <w:rPr>
          <w:noProof/>
          <w:rtl/>
          <w:lang w:val="en-GB" w:eastAsia="en-GB"/>
        </w:rPr>
        <w:drawing>
          <wp:inline distT="0" distB="0" distL="0" distR="0" wp14:anchorId="78AEAC5B" wp14:editId="60171F1C">
            <wp:extent cx="4955121" cy="349567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24B899.tmp"/>
                    <pic:cNvPicPr/>
                  </pic:nvPicPr>
                  <pic:blipFill rotWithShape="1">
                    <a:blip r:embed="rId10">
                      <a:extLst>
                        <a:ext uri="{28A0092B-C50C-407E-A947-70E740481C1C}">
                          <a14:useLocalDpi xmlns:a14="http://schemas.microsoft.com/office/drawing/2010/main" val="0"/>
                        </a:ext>
                      </a:extLst>
                    </a:blip>
                    <a:srcRect l="40626" t="33035" r="21587" b="17652"/>
                    <a:stretch/>
                  </pic:blipFill>
                  <pic:spPr bwMode="auto">
                    <a:xfrm>
                      <a:off x="0" y="0"/>
                      <a:ext cx="4989504" cy="3519931"/>
                    </a:xfrm>
                    <a:prstGeom prst="rect">
                      <a:avLst/>
                    </a:prstGeom>
                    <a:ln>
                      <a:noFill/>
                    </a:ln>
                    <a:extLst>
                      <a:ext uri="{53640926-AAD7-44D8-BBD7-CCE9431645EC}">
                        <a14:shadowObscured xmlns:a14="http://schemas.microsoft.com/office/drawing/2010/main"/>
                      </a:ext>
                    </a:extLst>
                  </pic:spPr>
                </pic:pic>
              </a:graphicData>
            </a:graphic>
          </wp:inline>
        </w:drawing>
      </w:r>
    </w:p>
    <w:p w:rsidR="00D11E1D" w:rsidRPr="005518EE" w:rsidRDefault="00266F97" w:rsidP="005518EE">
      <w:pPr>
        <w:pStyle w:val="af3"/>
        <w:rPr>
          <w:i w:val="0"/>
          <w:iCs w:val="0"/>
          <w:rtl/>
        </w:rPr>
      </w:pPr>
      <w:r w:rsidRPr="005518EE">
        <w:rPr>
          <w:i w:val="0"/>
          <w:iCs w:val="0"/>
          <w:rtl/>
        </w:rPr>
        <w:t xml:space="preserve">איור </w:t>
      </w:r>
      <w:r w:rsidRPr="005518EE">
        <w:rPr>
          <w:i w:val="0"/>
          <w:iCs w:val="0"/>
          <w:rtl/>
        </w:rPr>
        <w:fldChar w:fldCharType="begin"/>
      </w:r>
      <w:r w:rsidRPr="005518EE">
        <w:rPr>
          <w:i w:val="0"/>
          <w:iCs w:val="0"/>
          <w:rtl/>
        </w:rPr>
        <w:instrText xml:space="preserve"> </w:instrText>
      </w:r>
      <w:r w:rsidRPr="005518EE">
        <w:rPr>
          <w:i w:val="0"/>
          <w:iCs w:val="0"/>
        </w:rPr>
        <w:instrText>SEQ</w:instrText>
      </w:r>
      <w:r w:rsidRPr="005518EE">
        <w:rPr>
          <w:i w:val="0"/>
          <w:iCs w:val="0"/>
          <w:rtl/>
        </w:rPr>
        <w:instrText xml:space="preserve"> איור \* </w:instrText>
      </w:r>
      <w:r w:rsidRPr="005518EE">
        <w:rPr>
          <w:i w:val="0"/>
          <w:iCs w:val="0"/>
        </w:rPr>
        <w:instrText>ARABIC</w:instrText>
      </w:r>
      <w:r w:rsidRPr="005518EE">
        <w:rPr>
          <w:i w:val="0"/>
          <w:iCs w:val="0"/>
          <w:rtl/>
        </w:rPr>
        <w:instrText xml:space="preserve"> </w:instrText>
      </w:r>
      <w:r w:rsidRPr="005518EE">
        <w:rPr>
          <w:i w:val="0"/>
          <w:iCs w:val="0"/>
          <w:rtl/>
        </w:rPr>
        <w:fldChar w:fldCharType="separate"/>
      </w:r>
      <w:r w:rsidR="00F328B3" w:rsidRPr="005518EE">
        <w:rPr>
          <w:i w:val="0"/>
          <w:iCs w:val="0"/>
          <w:noProof/>
          <w:rtl/>
        </w:rPr>
        <w:t>2</w:t>
      </w:r>
      <w:r w:rsidRPr="005518EE">
        <w:rPr>
          <w:i w:val="0"/>
          <w:iCs w:val="0"/>
          <w:rtl/>
        </w:rPr>
        <w:fldChar w:fldCharType="end"/>
      </w:r>
      <w:ins w:id="124" w:author="עטרה בקל" w:date="2017-12-24T13:23:00Z">
        <w:r w:rsidR="00FE75C2">
          <w:rPr>
            <w:rFonts w:hint="cs"/>
            <w:i w:val="0"/>
            <w:iCs w:val="0"/>
            <w:rtl/>
          </w:rPr>
          <w:t>.</w:t>
        </w:r>
      </w:ins>
      <w:del w:id="125" w:author="עטרה בקל" w:date="2017-12-24T13:23:00Z">
        <w:r w:rsidRPr="005518EE" w:rsidDel="00FE75C2">
          <w:rPr>
            <w:rFonts w:hint="cs"/>
            <w:i w:val="0"/>
            <w:iCs w:val="0"/>
            <w:rtl/>
          </w:rPr>
          <w:delText xml:space="preserve"> </w:delText>
        </w:r>
        <w:r w:rsidRPr="005518EE" w:rsidDel="00FE75C2">
          <w:rPr>
            <w:i w:val="0"/>
            <w:iCs w:val="0"/>
            <w:rtl/>
          </w:rPr>
          <w:delText>–</w:delText>
        </w:r>
      </w:del>
      <w:r w:rsidRPr="005518EE">
        <w:rPr>
          <w:rFonts w:hint="cs"/>
          <w:i w:val="0"/>
          <w:iCs w:val="0"/>
          <w:rtl/>
        </w:rPr>
        <w:t xml:space="preserve"> טביעת אצבע ספקטרלית של </w:t>
      </w:r>
      <w:r w:rsidRPr="005518EE">
        <w:rPr>
          <w:i w:val="0"/>
          <w:iCs w:val="0"/>
        </w:rPr>
        <w:t>S</w:t>
      </w:r>
      <w:r w:rsidR="005518EE">
        <w:rPr>
          <w:i w:val="0"/>
          <w:iCs w:val="0"/>
        </w:rPr>
        <w:t>almonella</w:t>
      </w:r>
      <w:r w:rsidRPr="005518EE">
        <w:rPr>
          <w:i w:val="0"/>
          <w:iCs w:val="0"/>
        </w:rPr>
        <w:t xml:space="preserve"> </w:t>
      </w:r>
      <w:proofErr w:type="spellStart"/>
      <w:r w:rsidRPr="005518EE">
        <w:rPr>
          <w:i w:val="0"/>
          <w:iCs w:val="0"/>
        </w:rPr>
        <w:t>Typhimurium</w:t>
      </w:r>
      <w:proofErr w:type="spellEnd"/>
      <w:r w:rsidRPr="005518EE">
        <w:rPr>
          <w:rFonts w:hint="cs"/>
          <w:i w:val="0"/>
          <w:iCs w:val="0"/>
          <w:rtl/>
        </w:rPr>
        <w:t xml:space="preserve">. מתוך עבודה של  </w:t>
      </w:r>
      <w:proofErr w:type="spellStart"/>
      <w:r w:rsidRPr="005518EE">
        <w:rPr>
          <w:i w:val="0"/>
          <w:iCs w:val="0"/>
        </w:rPr>
        <w:t>Sundaram</w:t>
      </w:r>
      <w:proofErr w:type="spellEnd"/>
      <w:r w:rsidR="005518EE" w:rsidRPr="005518EE">
        <w:rPr>
          <w:rFonts w:hint="cs"/>
          <w:i w:val="0"/>
          <w:iCs w:val="0"/>
          <w:rtl/>
        </w:rPr>
        <w:t xml:space="preserve"> ושותפיו </w:t>
      </w:r>
      <w:r w:rsidRPr="005518EE">
        <w:rPr>
          <w:rFonts w:hint="cs"/>
          <w:i w:val="0"/>
          <w:iCs w:val="0"/>
          <w:rtl/>
        </w:rPr>
        <w:t xml:space="preserve"> [30]</w:t>
      </w:r>
    </w:p>
    <w:p w:rsidR="00054DA4" w:rsidRDefault="00054DA4" w:rsidP="00EA7359">
      <w:pPr>
        <w:rPr>
          <w:ins w:id="126" w:author="עטרה בקל" w:date="2017-12-24T13:24:00Z"/>
          <w:rtl/>
        </w:rPr>
      </w:pPr>
      <w:r w:rsidRPr="00152E69">
        <w:rPr>
          <w:rtl/>
        </w:rPr>
        <w:lastRenderedPageBreak/>
        <w:t xml:space="preserve">במחקר </w:t>
      </w:r>
      <w:del w:id="127" w:author="עטרה בקל" w:date="2017-12-17T12:46:00Z">
        <w:r w:rsidRPr="00152E69" w:rsidDel="00FB2D4F">
          <w:rPr>
            <w:rtl/>
          </w:rPr>
          <w:delText xml:space="preserve">של </w:delText>
        </w:r>
        <w:r w:rsidRPr="00152E69" w:rsidDel="00FB2D4F">
          <w:delText>Sundaram</w:delText>
        </w:r>
        <w:r w:rsidRPr="00152E69" w:rsidDel="00FB2D4F">
          <w:rPr>
            <w:rtl/>
          </w:rPr>
          <w:delText xml:space="preserve"> ושותפיו </w:delText>
        </w:r>
        <w:r w:rsidRPr="00152E69" w:rsidDel="00FB2D4F">
          <w:rPr>
            <w:noProof/>
            <w:rtl/>
          </w:rPr>
          <w:delText>[32]</w:delText>
        </w:r>
        <w:r w:rsidRPr="00152E69" w:rsidDel="00FB2D4F">
          <w:rPr>
            <w:rtl/>
          </w:rPr>
          <w:delText xml:space="preserve"> </w:delText>
        </w:r>
      </w:del>
      <w:r w:rsidRPr="00152E69">
        <w:rPr>
          <w:rtl/>
        </w:rPr>
        <w:t xml:space="preserve">נעזרו החוקרים בטכנולוגיה </w:t>
      </w:r>
      <w:del w:id="128" w:author="עטרה בקל" w:date="2017-12-17T12:46:00Z">
        <w:r w:rsidRPr="00152E69" w:rsidDel="00FB2D4F">
          <w:rPr>
            <w:rtl/>
          </w:rPr>
          <w:delText xml:space="preserve">יחסית </w:delText>
        </w:r>
      </w:del>
      <w:r w:rsidRPr="00152E69">
        <w:rPr>
          <w:rtl/>
        </w:rPr>
        <w:t xml:space="preserve">חדישה הנקראת </w:t>
      </w:r>
      <w:r w:rsidRPr="00152E69">
        <w:t>Surface Enhanced Raman Scattering</w:t>
      </w:r>
      <w:r w:rsidRPr="00152E69">
        <w:rPr>
          <w:rtl/>
        </w:rPr>
        <w:t xml:space="preserve"> (</w:t>
      </w:r>
      <w:r w:rsidRPr="00152E69">
        <w:t>SERS</w:t>
      </w:r>
      <w:r w:rsidRPr="00152E69">
        <w:rPr>
          <w:rtl/>
        </w:rPr>
        <w:t xml:space="preserve">). בסריקות מבוססות </w:t>
      </w:r>
      <w:r w:rsidRPr="00152E69">
        <w:t>SERS</w:t>
      </w:r>
      <w:r w:rsidRPr="00152E69">
        <w:rPr>
          <w:rtl/>
        </w:rPr>
        <w:t xml:space="preserve"> הדוגמה מוטענת על משטח ייחודי שעליו נמצאים חלקיקים עשויים מתכת עשירה באלקטרונים, כגון זהב או כסף. אלומת הלייזר "נכלאת" בין החלקיקים, וענן האלקטרונים הרחב סביב הדוגמה הנבדקת גורם לחיזוק האות של התמרת </w:t>
      </w:r>
      <w:proofErr w:type="spellStart"/>
      <w:r w:rsidRPr="00152E69">
        <w:rPr>
          <w:rtl/>
        </w:rPr>
        <w:t>הראמאן</w:t>
      </w:r>
      <w:proofErr w:type="spellEnd"/>
      <w:r w:rsidRPr="00152E69">
        <w:rPr>
          <w:rtl/>
        </w:rPr>
        <w:t xml:space="preserve">, זאת בעקבות תופעה המכונה </w:t>
      </w:r>
      <w:r w:rsidRPr="00152E69">
        <w:t>Surface Plasmon Resonance</w:t>
      </w:r>
      <w:r w:rsidRPr="00152E69">
        <w:rPr>
          <w:rtl/>
        </w:rPr>
        <w:t xml:space="preserve"> . השימוש ב-</w:t>
      </w:r>
      <w:r w:rsidRPr="00152E69">
        <w:t>SERS</w:t>
      </w:r>
      <w:r w:rsidRPr="00152E69">
        <w:rPr>
          <w:rtl/>
        </w:rPr>
        <w:t xml:space="preserve"> מאפשר זיהוי כימי בריכוזים הנמוכים פי </w:t>
      </w:r>
      <w:r w:rsidRPr="00152E69">
        <w:t>10</w:t>
      </w:r>
      <w:r w:rsidRPr="00152E69">
        <w:rPr>
          <w:vertAlign w:val="superscript"/>
        </w:rPr>
        <w:t>6-10</w:t>
      </w:r>
      <w:r w:rsidRPr="00152E69">
        <w:rPr>
          <w:rtl/>
        </w:rPr>
        <w:t xml:space="preserve"> מיכולת הזיהוי בסריקה רגילה, וכך מסבירים החוקרים את יכולתם לזהות את ההבדלים המזעריים בין החיידקים. החוקרים השתמשו בחיידקים בריכוז גבוה מתרבית לאחר הדגרה של 24 שעות.</w:t>
      </w:r>
    </w:p>
    <w:p w:rsidR="00FE75C2" w:rsidRDefault="00FE75C2" w:rsidP="00EA7359">
      <w:pPr>
        <w:rPr>
          <w:ins w:id="129" w:author="עטרה בקל" w:date="2017-12-24T13:24:00Z"/>
          <w:rtl/>
        </w:rPr>
      </w:pPr>
    </w:p>
    <w:p w:rsidR="00FE75C2" w:rsidRDefault="00FE75C2" w:rsidP="00EA7359">
      <w:pPr>
        <w:rPr>
          <w:ins w:id="130" w:author="עטרה בקל" w:date="2017-12-24T13:24:00Z"/>
          <w:rtl/>
        </w:rPr>
      </w:pPr>
      <w:ins w:id="131" w:author="עטרה בקל" w:date="2017-12-24T13:24:00Z">
        <w:r>
          <w:rPr>
            <w:rFonts w:hint="cs"/>
            <w:rtl/>
          </w:rPr>
          <w:t xml:space="preserve">*** להכניס את הפסקה שמסבירה מה זה </w:t>
        </w:r>
        <w:r>
          <w:rPr>
            <w:rFonts w:hint="cs"/>
          </w:rPr>
          <w:t>SERS</w:t>
        </w:r>
        <w:r>
          <w:rPr>
            <w:rFonts w:hint="cs"/>
            <w:rtl/>
          </w:rPr>
          <w:t xml:space="preserve"> לפני העבודה של </w:t>
        </w:r>
        <w:r>
          <w:rPr>
            <w:rFonts w:hint="cs"/>
          </w:rPr>
          <w:t>SUNDARAM</w:t>
        </w:r>
        <w:r>
          <w:rPr>
            <w:rFonts w:hint="cs"/>
            <w:rtl/>
          </w:rPr>
          <w:t xml:space="preserve"> ***</w:t>
        </w:r>
      </w:ins>
    </w:p>
    <w:p w:rsidR="00FE75C2" w:rsidRPr="00152E69" w:rsidRDefault="00FE75C2" w:rsidP="00EA7359">
      <w:pPr>
        <w:rPr>
          <w:rtl/>
        </w:rPr>
      </w:pPr>
    </w:p>
    <w:p w:rsidR="00054DA4" w:rsidRPr="00152E69" w:rsidRDefault="00054DA4" w:rsidP="00EA7359">
      <w:pPr>
        <w:rPr>
          <w:rtl/>
        </w:rPr>
      </w:pPr>
      <w:r w:rsidRPr="00152E69">
        <w:rPr>
          <w:rtl/>
        </w:rPr>
        <w:t>מחקר זה מראה את הפוטנציאל הגדול ביכולת ההבחנה של שיטת ה-</w:t>
      </w:r>
      <w:r w:rsidRPr="00152E69">
        <w:t>SERS</w:t>
      </w:r>
      <w:r w:rsidRPr="00152E69">
        <w:rPr>
          <w:rtl/>
        </w:rPr>
        <w:t>. חשוב לציין כי החוקרים השתמשו בדוגמאות חיידקים בריכוז גבוה</w:t>
      </w:r>
      <w:ins w:id="132" w:author="עטרה בקל" w:date="2017-12-24T13:25:00Z">
        <w:r w:rsidR="00EE4793">
          <w:rPr>
            <w:rFonts w:hint="cs"/>
            <w:rtl/>
          </w:rPr>
          <w:t xml:space="preserve"> (מתרבית שגדלה במשך לילה</w:t>
        </w:r>
      </w:ins>
      <w:ins w:id="133" w:author="עטרה בקל" w:date="2017-12-24T13:26:00Z">
        <w:r w:rsidR="00EE4793">
          <w:rPr>
            <w:rFonts w:hint="cs"/>
            <w:rtl/>
          </w:rPr>
          <w:t>)</w:t>
        </w:r>
      </w:ins>
      <w:r w:rsidRPr="00152E69">
        <w:rPr>
          <w:rtl/>
        </w:rPr>
        <w:t xml:space="preserve">, והשתמשו במיקרוסקופ </w:t>
      </w:r>
      <w:proofErr w:type="spellStart"/>
      <w:r w:rsidRPr="00152E69">
        <w:rPr>
          <w:rtl/>
        </w:rPr>
        <w:t>קונפוקאלי</w:t>
      </w:r>
      <w:proofErr w:type="spellEnd"/>
      <w:r w:rsidRPr="00152E69">
        <w:rPr>
          <w:rtl/>
        </w:rPr>
        <w:t xml:space="preserve"> על מנת לאתר את החיידקים לפני הסריקה. תנאים אלה אינם מדמים מצב תעשייתי בו ריכוז החיידקים הוא נמוך </w:t>
      </w:r>
      <w:del w:id="134" w:author="עטרה בקל" w:date="2017-12-17T12:47:00Z">
        <w:r w:rsidRPr="00152E69" w:rsidDel="00FB2D4F">
          <w:rPr>
            <w:rtl/>
          </w:rPr>
          <w:delText xml:space="preserve">ואין גישה למיקרוסקופ קונפוקאלי (ציוד יקר במיוחד) </w:delText>
        </w:r>
      </w:del>
      <w:r w:rsidRPr="00152E69">
        <w:rPr>
          <w:rtl/>
        </w:rPr>
        <w:t xml:space="preserve">ולכן נדרש מחקר נוסף בנושא. </w:t>
      </w:r>
    </w:p>
    <w:p w:rsidR="00054DA4" w:rsidRPr="00152E69" w:rsidRDefault="00054DA4" w:rsidP="00B637D6">
      <w:pPr>
        <w:rPr>
          <w:rtl/>
        </w:rPr>
        <w:pPrChange w:id="135" w:author="עטרה בקל" w:date="2017-12-24T13:28:00Z">
          <w:pPr/>
        </w:pPrChange>
      </w:pPr>
      <w:r w:rsidRPr="00152E69">
        <w:rPr>
          <w:rtl/>
        </w:rPr>
        <w:t xml:space="preserve">במחקר אחר של </w:t>
      </w:r>
      <w:proofErr w:type="spellStart"/>
      <w:r w:rsidRPr="00152E69">
        <w:t>Sundaram</w:t>
      </w:r>
      <w:proofErr w:type="spellEnd"/>
      <w:r w:rsidRPr="00152E69">
        <w:rPr>
          <w:rtl/>
        </w:rPr>
        <w:t xml:space="preserve"> ושותפיו  מ-2013</w:t>
      </w:r>
      <w:r w:rsidRPr="00152E69">
        <w:t xml:space="preserve"> </w:t>
      </w:r>
      <w:r w:rsidRPr="00152E69">
        <w:rPr>
          <w:noProof/>
          <w:rtl/>
        </w:rPr>
        <w:t>[32]</w:t>
      </w:r>
      <w:r w:rsidRPr="00152E69">
        <w:rPr>
          <w:rtl/>
        </w:rPr>
        <w:t xml:space="preserve"> מציגים החוקרים שימוש בפלטפורמה אחרת של </w:t>
      </w:r>
      <w:r w:rsidRPr="00152E69">
        <w:t>SERS</w:t>
      </w:r>
      <w:r w:rsidRPr="00152E69">
        <w:rPr>
          <w:rtl/>
        </w:rPr>
        <w:t xml:space="preserve">, המבוססת על זיהוי ספקטרום </w:t>
      </w:r>
      <w:proofErr w:type="spellStart"/>
      <w:r w:rsidRPr="00152E69">
        <w:rPr>
          <w:rtl/>
        </w:rPr>
        <w:t>הראמאן</w:t>
      </w:r>
      <w:proofErr w:type="spellEnd"/>
      <w:r w:rsidRPr="00152E69">
        <w:rPr>
          <w:rtl/>
        </w:rPr>
        <w:t xml:space="preserve"> מתוך צלוחיות מצופות כסף. החוקרים הצליחו לזהות בניסוי חיידקים מסוגי </w:t>
      </w:r>
      <w:r w:rsidRPr="00152E69">
        <w:rPr>
          <w:i/>
          <w:iCs/>
        </w:rPr>
        <w:t>Salmonella, Escherichia, Listeria</w:t>
      </w:r>
      <w:r w:rsidRPr="00152E69">
        <w:rPr>
          <w:i/>
          <w:iCs/>
          <w:rtl/>
        </w:rPr>
        <w:t xml:space="preserve"> ו-</w:t>
      </w:r>
      <w:r w:rsidRPr="00152E69">
        <w:rPr>
          <w:i/>
          <w:iCs/>
        </w:rPr>
        <w:t>Staphylococcus</w:t>
      </w:r>
      <w:ins w:id="136" w:author="עטרה בקל" w:date="2017-12-17T12:48:00Z">
        <w:r w:rsidR="00FB2D4F">
          <w:rPr>
            <w:rFonts w:hint="cs"/>
            <w:i/>
            <w:iCs/>
          </w:rPr>
          <w:t xml:space="preserve"> </w:t>
        </w:r>
      </w:ins>
      <w:del w:id="137" w:author="עטרה בקל" w:date="2017-12-17T12:48:00Z">
        <w:r w:rsidRPr="00152E69" w:rsidDel="00FB2D4F">
          <w:rPr>
            <w:i/>
            <w:iCs/>
            <w:rtl/>
          </w:rPr>
          <w:delText xml:space="preserve">. </w:delText>
        </w:r>
        <w:r w:rsidRPr="00152E69" w:rsidDel="00FB2D4F">
          <w:rPr>
            <w:rtl/>
          </w:rPr>
          <w:delText xml:space="preserve">החוקרים אמנם בחנו את החיידקים </w:delText>
        </w:r>
      </w:del>
      <w:r w:rsidRPr="00152E69">
        <w:rPr>
          <w:rtl/>
        </w:rPr>
        <w:t>בריכוזים גבוהים (החיידקים נלקחו מתרביות שגודלו במשך 18 שעות בתנאים אופטימליים)</w:t>
      </w:r>
      <w:ins w:id="138" w:author="עטרה בקל" w:date="2017-12-17T12:48:00Z">
        <w:r w:rsidR="00FB2D4F">
          <w:rPr>
            <w:rFonts w:hint="cs"/>
            <w:rtl/>
          </w:rPr>
          <w:t>.</w:t>
        </w:r>
      </w:ins>
      <w:r w:rsidRPr="00152E69">
        <w:rPr>
          <w:rtl/>
        </w:rPr>
        <w:t xml:space="preserve"> </w:t>
      </w:r>
      <w:del w:id="139" w:author="עטרה בקל" w:date="2017-12-17T12:49:00Z">
        <w:r w:rsidRPr="00152E69" w:rsidDel="00FB2D4F">
          <w:rPr>
            <w:rtl/>
          </w:rPr>
          <w:delText xml:space="preserve">אך הם הצליחו </w:delText>
        </w:r>
      </w:del>
      <w:ins w:id="140" w:author="עטרה בקל" w:date="2017-12-17T12:49:00Z">
        <w:r w:rsidR="00FB2D4F">
          <w:rPr>
            <w:rFonts w:hint="cs"/>
            <w:rtl/>
          </w:rPr>
          <w:t xml:space="preserve">במחקר זה הצליחו החוקרים </w:t>
        </w:r>
      </w:ins>
      <w:r w:rsidRPr="00152E69">
        <w:rPr>
          <w:rtl/>
        </w:rPr>
        <w:t>לראות שיפור משמעותי ביכולת הזיהוי בשיטת ה-</w:t>
      </w:r>
      <w:r w:rsidRPr="00152E69">
        <w:t>SERS</w:t>
      </w:r>
      <w:r w:rsidRPr="00152E69">
        <w:rPr>
          <w:rtl/>
        </w:rPr>
        <w:t xml:space="preserve">. </w:t>
      </w:r>
      <w:del w:id="141" w:author="עטרה בקל" w:date="2017-12-24T13:28:00Z">
        <w:r w:rsidRPr="00152E69" w:rsidDel="00B637D6">
          <w:rPr>
            <w:rtl/>
          </w:rPr>
          <w:delText xml:space="preserve">גישות המבוססות על </w:delText>
        </w:r>
        <w:r w:rsidRPr="00152E69" w:rsidDel="00B637D6">
          <w:delText>SERS</w:delText>
        </w:r>
        <w:r w:rsidRPr="00152E69" w:rsidDel="00B637D6">
          <w:rPr>
            <w:rtl/>
          </w:rPr>
          <w:delText xml:space="preserve"> תוארו כבר ב-2004 ע"י </w:delText>
        </w:r>
        <w:r w:rsidRPr="00152E69" w:rsidDel="00B637D6">
          <w:delText>Jarvis</w:delText>
        </w:r>
        <w:r w:rsidRPr="00152E69" w:rsidDel="00B637D6">
          <w:rPr>
            <w:rtl/>
          </w:rPr>
          <w:delText xml:space="preserve"> ושותפיו </w:delText>
        </w:r>
        <w:r w:rsidRPr="00152E69" w:rsidDel="00B637D6">
          <w:rPr>
            <w:noProof/>
            <w:rtl/>
          </w:rPr>
          <w:delText>[11, 33, 34]</w:delText>
        </w:r>
        <w:r w:rsidRPr="00152E69" w:rsidDel="00B637D6">
          <w:rPr>
            <w:rtl/>
          </w:rPr>
          <w:delText xml:space="preserve"> כבעלות יכולת אבחנה גבוהה פי </w:delText>
        </w:r>
        <w:r w:rsidRPr="00152E69" w:rsidDel="00B637D6">
          <w:delText>10</w:delText>
        </w:r>
        <w:r w:rsidRPr="00152E69" w:rsidDel="00B637D6">
          <w:rPr>
            <w:vertAlign w:val="superscript"/>
          </w:rPr>
          <w:delText>3</w:delText>
        </w:r>
        <w:r w:rsidRPr="00152E69" w:rsidDel="00B637D6">
          <w:delText>-10</w:delText>
        </w:r>
        <w:r w:rsidRPr="00152E69" w:rsidDel="00B637D6">
          <w:rPr>
            <w:vertAlign w:val="superscript"/>
          </w:rPr>
          <w:delText>8</w:delText>
        </w:r>
        <w:r w:rsidRPr="00152E69" w:rsidDel="00B637D6">
          <w:rPr>
            <w:rtl/>
          </w:rPr>
          <w:delText xml:space="preserve">, ביחס לעבודות בספקטרוסקופיית ראמאן ישירה, אך ניסויים לגבי יישום </w:delText>
        </w:r>
        <w:r w:rsidRPr="00152E69" w:rsidDel="00B637D6">
          <w:delText>SERS</w:delText>
        </w:r>
        <w:r w:rsidRPr="00152E69" w:rsidDel="00B637D6">
          <w:rPr>
            <w:rtl/>
          </w:rPr>
          <w:delText xml:space="preserve"> לזיהוי חיידקים בוצעו בעיקר בשנים האחרונות.</w:delText>
        </w:r>
      </w:del>
    </w:p>
    <w:p w:rsidR="00054DA4" w:rsidRPr="00152E69" w:rsidRDefault="00054DA4" w:rsidP="00D45862">
      <w:pPr>
        <w:pStyle w:val="3"/>
        <w:rPr>
          <w:rtl/>
        </w:rPr>
      </w:pPr>
      <w:r w:rsidRPr="00152E69">
        <w:rPr>
          <w:rtl/>
        </w:rPr>
        <w:t>אבחנה כמותית ובריכוזים נמוכים</w:t>
      </w:r>
    </w:p>
    <w:p w:rsidR="00B637D6" w:rsidRDefault="00B637D6" w:rsidP="00EA7359">
      <w:pPr>
        <w:rPr>
          <w:ins w:id="142" w:author="עטרה בקל" w:date="2017-12-24T13:28:00Z"/>
          <w:rtl/>
        </w:rPr>
      </w:pPr>
    </w:p>
    <w:p w:rsidR="00054DA4" w:rsidRPr="00152E69" w:rsidRDefault="00054DA4" w:rsidP="00EA7359">
      <w:pPr>
        <w:rPr>
          <w:rtl/>
        </w:rPr>
      </w:pPr>
      <w:r w:rsidRPr="00152E69">
        <w:rPr>
          <w:rtl/>
        </w:rPr>
        <w:t>שיטת ה-</w:t>
      </w:r>
      <w:r w:rsidRPr="00152E69">
        <w:t>SERS</w:t>
      </w:r>
      <w:r w:rsidRPr="00152E69">
        <w:rPr>
          <w:rtl/>
        </w:rPr>
        <w:t xml:space="preserve"> מתייחסת למעשה לאחד האתגרים הגדולים בזיהוי חיידקים המבוסס על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מכיוון שהתמרת </w:t>
      </w:r>
      <w:proofErr w:type="spellStart"/>
      <w:r w:rsidRPr="00152E69">
        <w:rPr>
          <w:rtl/>
        </w:rPr>
        <w:t>ראמאן</w:t>
      </w:r>
      <w:proofErr w:type="spellEnd"/>
      <w:r w:rsidRPr="00152E69">
        <w:rPr>
          <w:rtl/>
        </w:rPr>
        <w:t xml:space="preserve"> היא יחסית מועטה, כלומר, מעט פוטונים עוברים התמרה מסוג זה, קשה מאוד להבחין בריכוז נמוך של חיידקים. יחד עם זאת נמצאו מספר תקדימים לזיהוי נוכחות של חיידקים בריכוזים נמוכים. באופן עקרוני, עוצמת האות של ספקטרום </w:t>
      </w:r>
      <w:proofErr w:type="spellStart"/>
      <w:r w:rsidRPr="00152E69">
        <w:rPr>
          <w:rtl/>
        </w:rPr>
        <w:t>הראמאן</w:t>
      </w:r>
      <w:proofErr w:type="spellEnd"/>
      <w:r w:rsidRPr="00152E69">
        <w:rPr>
          <w:rtl/>
        </w:rPr>
        <w:t xml:space="preserve"> נמצאת בקורלציה לריכוז החומר הגורם להתמרה, זאת לפי חוק בר-</w:t>
      </w:r>
      <w:proofErr w:type="spellStart"/>
      <w:r w:rsidRPr="00152E69">
        <w:rPr>
          <w:rtl/>
        </w:rPr>
        <w:t>למברט</w:t>
      </w:r>
      <w:proofErr w:type="spellEnd"/>
      <w:r w:rsidRPr="00152E69">
        <w:rPr>
          <w:rtl/>
        </w:rPr>
        <w:t xml:space="preserve">, ולכן עוצמת הספקטרום כולו נמצאת בקורלציה לכמות החיידקים </w:t>
      </w:r>
      <w:r w:rsidRPr="00152E69">
        <w:rPr>
          <w:noProof/>
        </w:rPr>
        <w:t>[35]</w:t>
      </w:r>
      <w:r w:rsidRPr="00152E69">
        <w:rPr>
          <w:rtl/>
        </w:rPr>
        <w:t xml:space="preserve">. בעבודות קודמות שהוצגו, סף הזיהוי של המערכת היה לרוב בין </w:t>
      </w:r>
      <w:r w:rsidRPr="00152E69">
        <w:t>10</w:t>
      </w:r>
      <w:r w:rsidRPr="00152E69">
        <w:rPr>
          <w:vertAlign w:val="superscript"/>
        </w:rPr>
        <w:t>5</w:t>
      </w:r>
      <w:r w:rsidRPr="00152E69">
        <w:t>-10</w:t>
      </w:r>
      <w:r w:rsidRPr="00152E69">
        <w:rPr>
          <w:vertAlign w:val="superscript"/>
        </w:rPr>
        <w:t>8</w:t>
      </w:r>
      <w:r w:rsidRPr="00152E69">
        <w:t xml:space="preserve"> CFU/ml</w:t>
      </w:r>
      <w:r w:rsidRPr="00152E69">
        <w:rPr>
          <w:rtl/>
        </w:rPr>
        <w:t xml:space="preserve"> </w:t>
      </w:r>
      <w:r w:rsidRPr="00152E69">
        <w:rPr>
          <w:noProof/>
          <w:rtl/>
        </w:rPr>
        <w:t>[12, 24-26, 28, 29]</w:t>
      </w:r>
      <w:r w:rsidRPr="00152E69">
        <w:rPr>
          <w:rtl/>
        </w:rPr>
        <w:t xml:space="preserve">. בעוד שסף זיהוי זה הוא מעניין בפני עצמו, הוא לרוב אינו רלוונטי לזיהוי של חיידקים </w:t>
      </w:r>
      <w:proofErr w:type="spellStart"/>
      <w:r w:rsidRPr="00152E69">
        <w:rPr>
          <w:rtl/>
        </w:rPr>
        <w:t>פתוגנים</w:t>
      </w:r>
      <w:proofErr w:type="spellEnd"/>
      <w:r w:rsidRPr="00152E69">
        <w:rPr>
          <w:rtl/>
        </w:rPr>
        <w:t xml:space="preserve"> במי שתייה (חיידקים בודדים </w:t>
      </w:r>
      <w:proofErr w:type="spellStart"/>
      <w:r w:rsidRPr="00152E69">
        <w:rPr>
          <w:rtl/>
        </w:rPr>
        <w:t>למ"ל</w:t>
      </w:r>
      <w:proofErr w:type="spellEnd"/>
      <w:r w:rsidRPr="00152E69">
        <w:rPr>
          <w:rtl/>
        </w:rPr>
        <w:t>)</w:t>
      </w:r>
      <w:r w:rsidRPr="00152E69">
        <w:t xml:space="preserve"> </w:t>
      </w:r>
      <w:r w:rsidRPr="00152E69">
        <w:rPr>
          <w:noProof/>
        </w:rPr>
        <w:t>[4]</w:t>
      </w:r>
      <w:r w:rsidRPr="00152E69">
        <w:rPr>
          <w:rtl/>
        </w:rPr>
        <w:t xml:space="preserve">. ישנם מספר תקדימים לזיהוי של ריכוזים נמוכים של חיידקים בעזרת </w:t>
      </w:r>
      <w:r w:rsidRPr="00152E69">
        <w:t>SERS</w:t>
      </w:r>
      <w:r w:rsidRPr="00152E69">
        <w:rPr>
          <w:rtl/>
        </w:rPr>
        <w:t xml:space="preserve">, </w:t>
      </w:r>
      <w:r w:rsidRPr="00EA7359">
        <w:rPr>
          <w:rtl/>
        </w:rPr>
        <w:t xml:space="preserve">ביניהם עבודה של </w:t>
      </w:r>
      <w:r w:rsidRPr="00EA7359">
        <w:t>Zhou</w:t>
      </w:r>
      <w:r w:rsidRPr="00972A7A">
        <w:rPr>
          <w:rtl/>
        </w:rPr>
        <w:t xml:space="preserve"> ושותפיו </w:t>
      </w:r>
      <w:ins w:id="143" w:author="עטרה בקל" w:date="2017-12-17T12:51:00Z">
        <w:r w:rsidR="00972A7A" w:rsidRPr="00972A7A">
          <w:rPr>
            <w:rtl/>
            <w:rPrChange w:id="144" w:author="עטרה בקל" w:date="2017-12-17T12:51:00Z">
              <w:rPr>
                <w:highlight w:val="yellow"/>
                <w:rtl/>
              </w:rPr>
            </w:rPrChange>
          </w:rPr>
          <w:t xml:space="preserve"> [36]</w:t>
        </w:r>
      </w:ins>
      <w:ins w:id="145" w:author="עטרה בקל" w:date="2017-12-17T12:52:00Z">
        <w:r w:rsidR="00972A7A">
          <w:rPr>
            <w:rFonts w:hint="cs"/>
            <w:rtl/>
          </w:rPr>
          <w:t xml:space="preserve"> </w:t>
        </w:r>
      </w:ins>
      <w:r w:rsidRPr="00EA7359">
        <w:rPr>
          <w:rtl/>
        </w:rPr>
        <w:t xml:space="preserve">שזיהו חיידקי </w:t>
      </w:r>
      <w:r w:rsidRPr="00EA7359">
        <w:rPr>
          <w:i/>
          <w:iCs/>
        </w:rPr>
        <w:t xml:space="preserve">E. </w:t>
      </w:r>
      <w:proofErr w:type="gramStart"/>
      <w:r w:rsidRPr="00EA7359">
        <w:rPr>
          <w:i/>
          <w:iCs/>
        </w:rPr>
        <w:t>coli</w:t>
      </w:r>
      <w:proofErr w:type="gramEnd"/>
      <w:r w:rsidRPr="00972A7A">
        <w:rPr>
          <w:rtl/>
        </w:rPr>
        <w:t xml:space="preserve"> בריכוז </w:t>
      </w:r>
      <w:r w:rsidRPr="00972A7A">
        <w:t>10</w:t>
      </w:r>
      <w:r w:rsidRPr="00972A7A">
        <w:rPr>
          <w:vertAlign w:val="superscript"/>
        </w:rPr>
        <w:t>2</w:t>
      </w:r>
      <w:r w:rsidRPr="00972A7A">
        <w:t xml:space="preserve"> CFUs/ml</w:t>
      </w:r>
      <w:r w:rsidRPr="00972A7A">
        <w:rPr>
          <w:rtl/>
        </w:rPr>
        <w:t xml:space="preserve"> ואף חיידקים בודדים בדוגמה בנפח </w:t>
      </w:r>
      <w:r w:rsidRPr="00972A7A">
        <w:t>3 µL</w:t>
      </w:r>
      <w:r w:rsidRPr="00972A7A">
        <w:rPr>
          <w:rtl/>
        </w:rPr>
        <w:t xml:space="preserve">. עבודה זו היא חדשנית ומשתמשת בטכנולוגיית </w:t>
      </w:r>
      <w:r w:rsidRPr="00972A7A">
        <w:t>SERS</w:t>
      </w:r>
      <w:r w:rsidRPr="00152E69">
        <w:rPr>
          <w:rtl/>
        </w:rPr>
        <w:t xml:space="preserve"> מבוססת זהב לזיהוי. בעבודה בנו החוקרים חלקיקים מצופים זהב שהוספו לדוגמה, ובכך העצימו את תגובת </w:t>
      </w:r>
      <w:proofErr w:type="spellStart"/>
      <w:r w:rsidRPr="00152E69">
        <w:rPr>
          <w:rtl/>
        </w:rPr>
        <w:lastRenderedPageBreak/>
        <w:t>הראמאן</w:t>
      </w:r>
      <w:proofErr w:type="spellEnd"/>
      <w:r w:rsidRPr="00152E69">
        <w:rPr>
          <w:rtl/>
        </w:rPr>
        <w:t xml:space="preserve"> במרחב. כך נוצר אפקט </w:t>
      </w:r>
      <w:r w:rsidRPr="00152E69">
        <w:t>SERS</w:t>
      </w:r>
      <w:r w:rsidRPr="00152E69">
        <w:rPr>
          <w:rtl/>
        </w:rPr>
        <w:t xml:space="preserve"> מחוזק ומרחבי שאינו תלוי במשטח הדגימה. בשיטה זו הצליחו החוקרים להבחין בריכוזים של </w:t>
      </w:r>
      <w:r w:rsidRPr="00152E69">
        <w:t>10</w:t>
      </w:r>
      <w:r w:rsidRPr="00152E69">
        <w:rPr>
          <w:vertAlign w:val="superscript"/>
        </w:rPr>
        <w:t>3</w:t>
      </w:r>
      <w:r w:rsidRPr="00152E69">
        <w:t xml:space="preserve"> cells/ml</w:t>
      </w:r>
      <w:r w:rsidRPr="00152E69">
        <w:rPr>
          <w:rtl/>
        </w:rPr>
        <w:t xml:space="preserve"> של חיידקי </w:t>
      </w:r>
      <w:r w:rsidRPr="00152E69">
        <w:rPr>
          <w:i/>
          <w:iCs/>
        </w:rPr>
        <w:t xml:space="preserve">E. </w:t>
      </w:r>
      <w:proofErr w:type="gramStart"/>
      <w:r w:rsidRPr="00152E69">
        <w:rPr>
          <w:i/>
          <w:iCs/>
        </w:rPr>
        <w:t>coli</w:t>
      </w:r>
      <w:proofErr w:type="gramEnd"/>
      <w:r w:rsidRPr="00152E69">
        <w:rPr>
          <w:rtl/>
        </w:rPr>
        <w:t xml:space="preserve"> ואף להבחין בין חיידקי </w:t>
      </w:r>
      <w:r w:rsidRPr="00152E69">
        <w:rPr>
          <w:i/>
          <w:iCs/>
        </w:rPr>
        <w:t>E. coli</w:t>
      </w:r>
      <w:r w:rsidRPr="00152E69">
        <w:rPr>
          <w:i/>
          <w:iCs/>
          <w:rtl/>
        </w:rPr>
        <w:t xml:space="preserve"> </w:t>
      </w:r>
      <w:r w:rsidRPr="00152E69">
        <w:rPr>
          <w:rtl/>
        </w:rPr>
        <w:t xml:space="preserve">מזנים שונים. יתר על כך, כאשר השתמשו בטכנולוגיית החלקיקים על משטח זכוכית, הצליחו החוקרים לזהות חיידקים בודדים. </w:t>
      </w:r>
      <w:del w:id="146" w:author="עטרה בקל" w:date="2017-12-17T13:03:00Z">
        <w:r w:rsidRPr="00152E69" w:rsidDel="002254E2">
          <w:rPr>
            <w:rtl/>
          </w:rPr>
          <w:delText xml:space="preserve">החוקרים הראו שכאשר הם מכינים דוגמה של מים יחד עם החלקיקים המצופים וחיידקים, ומניחים </w:delText>
        </w:r>
        <w:r w:rsidRPr="00152E69" w:rsidDel="002254E2">
          <w:delText>3µL</w:delText>
        </w:r>
        <w:r w:rsidRPr="00152E69" w:rsidDel="002254E2">
          <w:rPr>
            <w:rtl/>
          </w:rPr>
          <w:delText xml:space="preserve"> מהדוגמה על זכוכית נושאת, הם מסוגלים לסרוק בעזרת מיקרוסקופ המחובר לספקטרומטר ראמאן את שטח הזכוכית, לזהות ולכמת את החיידקים עד רמת התא הבודד. הנחה זו אינה מדויקת שכן החוקרים מזהים רק תאים הנמצאים במצב של שכבה יחידה (</w:delText>
        </w:r>
        <w:r w:rsidRPr="00152E69" w:rsidDel="002254E2">
          <w:delText>monolayer</w:delText>
        </w:r>
        <w:r w:rsidRPr="00152E69" w:rsidDel="002254E2">
          <w:rPr>
            <w:rtl/>
          </w:rPr>
          <w:delText xml:space="preserve">), אך היא נותנת הערכה טובה מאוד לריכוז החיידקים בדוגמה. </w:delText>
        </w:r>
      </w:del>
      <w:r w:rsidRPr="00152E69">
        <w:rPr>
          <w:rtl/>
        </w:rPr>
        <w:t xml:space="preserve">מחקר זה מראה כי קיים פוטנציאל לזיהוי חיידקים בריכוזים נמוכים מאוד, כאלה הרלוונטיים לתעשיית המים והמזון. חסרונותיה  של הטכנולוגיה המוצעת היא בעיקר בעלות הגבוהה של המכשור, ובצורך להכין חלקיקים בכמויות גדולות. </w:t>
      </w:r>
      <w:del w:id="147" w:author="עטרה בקל" w:date="2017-12-17T13:04:00Z">
        <w:r w:rsidRPr="00152E69" w:rsidDel="002254E2">
          <w:rPr>
            <w:rtl/>
          </w:rPr>
          <w:delText xml:space="preserve">החלקיקים הם מצופי זהב ויצירתם דורשת מיומנות מיוחדת בנוסף על מחיר הזהב ועל כן סך כל עלויות ההפקה הן גבוהות מאוד </w:delText>
        </w:r>
        <w:r w:rsidRPr="00152E69" w:rsidDel="002254E2">
          <w:rPr>
            <w:noProof/>
            <w:rtl/>
          </w:rPr>
          <w:delText>[36]</w:delText>
        </w:r>
        <w:r w:rsidRPr="00152E69" w:rsidDel="002254E2">
          <w:rPr>
            <w:rtl/>
          </w:rPr>
          <w:delText>.</w:delText>
        </w:r>
      </w:del>
    </w:p>
    <w:p w:rsidR="00054DA4" w:rsidRPr="00152E69" w:rsidRDefault="00054DA4" w:rsidP="00D45862">
      <w:pPr>
        <w:pStyle w:val="3"/>
        <w:rPr>
          <w:rtl/>
        </w:rPr>
      </w:pPr>
      <w:r w:rsidRPr="00152E69">
        <w:rPr>
          <w:rtl/>
        </w:rPr>
        <w:t>מהירות הבדיקה</w:t>
      </w:r>
    </w:p>
    <w:p w:rsidR="00054DA4" w:rsidRPr="00152E69" w:rsidRDefault="00054DA4" w:rsidP="00EA7359">
      <w:pPr>
        <w:rPr>
          <w:rtl/>
        </w:rPr>
      </w:pPr>
      <w:r w:rsidRPr="00152E69">
        <w:rPr>
          <w:rtl/>
        </w:rPr>
        <w:t xml:space="preserve">בתעשיית המים והמזון וכמובן במערכת הבריאות ישנה חשיבות גדולה מאוד למהירות זיהוי </w:t>
      </w:r>
      <w:proofErr w:type="spellStart"/>
      <w:r w:rsidRPr="00152E69">
        <w:rPr>
          <w:rtl/>
        </w:rPr>
        <w:t>הפתוגנים</w:t>
      </w:r>
      <w:proofErr w:type="spellEnd"/>
      <w:r w:rsidRPr="00152E69">
        <w:rPr>
          <w:rtl/>
        </w:rPr>
        <w:t xml:space="preserve">. בעבודה של </w:t>
      </w:r>
      <w:proofErr w:type="spellStart"/>
      <w:r w:rsidRPr="00152E69">
        <w:t>Permasiri</w:t>
      </w:r>
      <w:proofErr w:type="spellEnd"/>
      <w:r w:rsidRPr="00152E69">
        <w:rPr>
          <w:rtl/>
        </w:rPr>
        <w:t xml:space="preserve"> ושותפיו </w:t>
      </w:r>
      <w:r w:rsidRPr="00152E69">
        <w:rPr>
          <w:noProof/>
          <w:rtl/>
        </w:rPr>
        <w:t>[20]</w:t>
      </w:r>
      <w:r w:rsidRPr="00152E69">
        <w:rPr>
          <w:rtl/>
        </w:rPr>
        <w:t xml:space="preserve"> מ-2017, התמקדו החוקרים בתזמון יכולת העבודה בשיטת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שיטת הכנת הדוגמה של החוקרים דומה לזאת של כל המחקרים האחרים שהוצגו, ולכן זמן ההכנה המצוין בעבודה זו הוא רלוונטי לכולן. בעבודה הראו החוקרים יכולת אבחנה בין מספר חיידקים הקשורים לדלקות בדרכי השתן, בדוגמאות שתן </w:t>
      </w:r>
      <w:proofErr w:type="spellStart"/>
      <w:r w:rsidRPr="00152E69">
        <w:rPr>
          <w:rtl/>
        </w:rPr>
        <w:t>אמיתיות</w:t>
      </w:r>
      <w:proofErr w:type="spellEnd"/>
      <w:r w:rsidRPr="00152E69">
        <w:rPr>
          <w:rtl/>
        </w:rPr>
        <w:t xml:space="preserve">, לאחר תהליך הכנת דוגמה בסיסי. בתהליך הכנת הדוגמה, ראשית סיננו את השתן סינון גס להסרת משקעים, ולאחר מכן שטפו את החיידקים במים מזוקקים 3 פעמים. החיידקים נלקחו מיד לסריקה על משטח </w:t>
      </w:r>
      <w:r w:rsidRPr="00152E69">
        <w:t>SERS</w:t>
      </w:r>
      <w:r w:rsidRPr="00152E69">
        <w:rPr>
          <w:rtl/>
        </w:rPr>
        <w:t>, שם החיידקים עברו ייבוש, נסרקו מספר פעמים ובוצעה סריקה של מספר "אתרים" על משטח ה-</w:t>
      </w:r>
      <w:r w:rsidRPr="00152E69">
        <w:t>SERS</w:t>
      </w:r>
      <w:r w:rsidRPr="00152E69">
        <w:rPr>
          <w:rtl/>
        </w:rPr>
        <w:t xml:space="preserve">. נתוני הסריקה הועברו למחשב ונותחו </w:t>
      </w:r>
      <w:del w:id="148" w:author="עטרה בקל" w:date="2017-12-17T13:05:00Z">
        <w:r w:rsidRPr="00152E69" w:rsidDel="002254E2">
          <w:rPr>
            <w:rtl/>
          </w:rPr>
          <w:delText xml:space="preserve">בעזרת </w:delText>
        </w:r>
        <w:r w:rsidRPr="00152E69" w:rsidDel="002254E2">
          <w:delText>Matlab</w:delText>
        </w:r>
        <w:r w:rsidRPr="00152E69" w:rsidDel="002254E2">
          <w:rPr>
            <w:rtl/>
          </w:rPr>
          <w:delText xml:space="preserve">  (</w:delText>
        </w:r>
        <w:r w:rsidRPr="00152E69" w:rsidDel="002254E2">
          <w:delText>MATLAB 2015a, Systematics, Natick, MA</w:delText>
        </w:r>
        <w:r w:rsidRPr="00152E69" w:rsidDel="002254E2">
          <w:rPr>
            <w:rtl/>
          </w:rPr>
          <w:delText xml:space="preserve">, ארה"ב) </w:delText>
        </w:r>
      </w:del>
      <w:r w:rsidRPr="00152E69">
        <w:rPr>
          <w:rtl/>
        </w:rPr>
        <w:t xml:space="preserve">לפי מודל </w:t>
      </w:r>
      <w:del w:id="149" w:author="עטרה בקל" w:date="2017-12-17T13:05:00Z">
        <w:r w:rsidRPr="00152E69" w:rsidDel="002254E2">
          <w:rPr>
            <w:rtl/>
          </w:rPr>
          <w:delText xml:space="preserve">ספקטראלי לחיזוי </w:delText>
        </w:r>
      </w:del>
      <w:r w:rsidRPr="00152E69">
        <w:rPr>
          <w:rtl/>
        </w:rPr>
        <w:t xml:space="preserve">המבוסס </w:t>
      </w:r>
      <w:r w:rsidRPr="00152E69">
        <w:t>PLS</w:t>
      </w:r>
      <w:r w:rsidRPr="00152E69">
        <w:rPr>
          <w:rtl/>
        </w:rPr>
        <w:t xml:space="preserve">. החוקרים הראו שכל שלבי הסריקה (כמתואר בתמונה 2), מקבלת דוגמת השתן ועד לזיהוי החיידקים </w:t>
      </w:r>
      <w:del w:id="150" w:author="עטרה בקל" w:date="2017-12-17T13:05:00Z">
        <w:r w:rsidRPr="00152E69" w:rsidDel="002254E2">
          <w:rPr>
            <w:rtl/>
          </w:rPr>
          <w:delText xml:space="preserve">עורך </w:delText>
        </w:r>
      </w:del>
      <w:ins w:id="151" w:author="עטרה בקל" w:date="2017-12-17T13:05:00Z">
        <w:r w:rsidR="002254E2" w:rsidRPr="00152E69">
          <w:rPr>
            <w:rtl/>
          </w:rPr>
          <w:t>עור</w:t>
        </w:r>
        <w:r w:rsidR="002254E2">
          <w:rPr>
            <w:rFonts w:hint="cs"/>
            <w:rtl/>
          </w:rPr>
          <w:t>כים</w:t>
        </w:r>
        <w:r w:rsidR="002254E2" w:rsidRPr="00152E69">
          <w:rPr>
            <w:rtl/>
          </w:rPr>
          <w:t xml:space="preserve"> </w:t>
        </w:r>
      </w:ins>
      <w:r w:rsidRPr="00152E69">
        <w:rPr>
          <w:rtl/>
        </w:rPr>
        <w:t>פחות משעה</w:t>
      </w:r>
      <w:del w:id="152" w:author="עטרה בקל" w:date="2017-12-17T13:05:00Z">
        <w:r w:rsidRPr="00152E69" w:rsidDel="002254E2">
          <w:rPr>
            <w:rtl/>
          </w:rPr>
          <w:delText xml:space="preserve">, כאשר הזמן מחולק כדלהלן: עיבוד ראשוני כ-30 דק', שטיפה במים כ-5 דק', הטענה וייבוש על משטח </w:delText>
        </w:r>
        <w:r w:rsidRPr="00152E69" w:rsidDel="002254E2">
          <w:delText>SERS</w:delText>
        </w:r>
        <w:r w:rsidRPr="00152E69" w:rsidDel="002254E2">
          <w:rPr>
            <w:rtl/>
          </w:rPr>
          <w:delText xml:space="preserve"> – כ-5 דק', סריקה בספקטרומטר ראמאן כ-10 דק', זיהוי במחשב כ-1 דק'.</w:delText>
        </w:r>
      </w:del>
      <w:ins w:id="153" w:author="עטרה בקל" w:date="2017-12-17T13:05:00Z">
        <w:r w:rsidR="002254E2">
          <w:rPr>
            <w:rFonts w:hint="cs"/>
            <w:rtl/>
          </w:rPr>
          <w:t>.</w:t>
        </w:r>
      </w:ins>
      <w:del w:id="154" w:author="עטרה בקל" w:date="2017-12-17T13:05:00Z">
        <w:r w:rsidRPr="00152E69" w:rsidDel="002254E2">
          <w:rPr>
            <w:rtl/>
          </w:rPr>
          <w:delText xml:space="preserve"> </w:delText>
        </w:r>
      </w:del>
    </w:p>
    <w:p w:rsidR="00054DA4" w:rsidRPr="00152E69" w:rsidRDefault="00054DA4" w:rsidP="00DD7756">
      <w:pPr>
        <w:keepNext/>
      </w:pPr>
      <w:r w:rsidRPr="00152E69">
        <w:rPr>
          <w:noProof/>
          <w:lang w:val="en-GB" w:eastAsia="en-GB"/>
        </w:rPr>
        <w:drawing>
          <wp:inline distT="0" distB="0" distL="0" distR="0" wp14:anchorId="54B72EA5" wp14:editId="12854D61">
            <wp:extent cx="5274310" cy="2440225"/>
            <wp:effectExtent l="0" t="0" r="2540" b="0"/>
            <wp:docPr id="3" name="Picture 3" descr="https://static-content.springer.com/image/art%3A10.1007%2Fs00216-017-0244-7/MediaObjects/216_2017_244_Fig1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ontent.springer.com/image/art%3A10.1007%2Fs00216-017-0244-7/MediaObjects/216_2017_244_Fig1_HTML.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40225"/>
                    </a:xfrm>
                    <a:prstGeom prst="rect">
                      <a:avLst/>
                    </a:prstGeom>
                    <a:noFill/>
                    <a:ln>
                      <a:noFill/>
                    </a:ln>
                  </pic:spPr>
                </pic:pic>
              </a:graphicData>
            </a:graphic>
          </wp:inline>
        </w:drawing>
      </w:r>
    </w:p>
    <w:p w:rsidR="00054DA4" w:rsidRPr="005518EE" w:rsidRDefault="00054DA4" w:rsidP="00EA7359">
      <w:pPr>
        <w:pStyle w:val="af3"/>
        <w:rPr>
          <w:i w:val="0"/>
          <w:iCs w:val="0"/>
          <w:rtl/>
        </w:rPr>
      </w:pPr>
      <w:r w:rsidRPr="005518EE">
        <w:rPr>
          <w:i w:val="0"/>
          <w:iCs w:val="0"/>
          <w:rtl/>
        </w:rPr>
        <w:t xml:space="preserve">תמונה </w:t>
      </w:r>
      <w:r w:rsidRPr="005518EE">
        <w:rPr>
          <w:i w:val="0"/>
          <w:iCs w:val="0"/>
          <w:rtl/>
        </w:rPr>
        <w:fldChar w:fldCharType="begin"/>
      </w:r>
      <w:r w:rsidRPr="005518EE">
        <w:rPr>
          <w:i w:val="0"/>
          <w:iCs w:val="0"/>
          <w:rtl/>
        </w:rPr>
        <w:instrText xml:space="preserve"> </w:instrText>
      </w:r>
      <w:r w:rsidRPr="005518EE">
        <w:rPr>
          <w:i w:val="0"/>
          <w:iCs w:val="0"/>
        </w:rPr>
        <w:instrText>SEQ</w:instrText>
      </w:r>
      <w:r w:rsidRPr="005518EE">
        <w:rPr>
          <w:i w:val="0"/>
          <w:iCs w:val="0"/>
          <w:rtl/>
        </w:rPr>
        <w:instrText xml:space="preserve"> תמונה \* </w:instrText>
      </w:r>
      <w:r w:rsidRPr="005518EE">
        <w:rPr>
          <w:i w:val="0"/>
          <w:iCs w:val="0"/>
        </w:rPr>
        <w:instrText>ARABIC</w:instrText>
      </w:r>
      <w:r w:rsidRPr="005518EE">
        <w:rPr>
          <w:i w:val="0"/>
          <w:iCs w:val="0"/>
          <w:rtl/>
        </w:rPr>
        <w:instrText xml:space="preserve"> </w:instrText>
      </w:r>
      <w:r w:rsidRPr="005518EE">
        <w:rPr>
          <w:i w:val="0"/>
          <w:iCs w:val="0"/>
          <w:rtl/>
        </w:rPr>
        <w:fldChar w:fldCharType="separate"/>
      </w:r>
      <w:r w:rsidR="009511CC" w:rsidRPr="005518EE">
        <w:rPr>
          <w:i w:val="0"/>
          <w:iCs w:val="0"/>
          <w:noProof/>
          <w:rtl/>
        </w:rPr>
        <w:t>2</w:t>
      </w:r>
      <w:r w:rsidRPr="005518EE">
        <w:rPr>
          <w:i w:val="0"/>
          <w:iCs w:val="0"/>
          <w:rtl/>
        </w:rPr>
        <w:fldChar w:fldCharType="end"/>
      </w:r>
      <w:r w:rsidRPr="005518EE">
        <w:rPr>
          <w:i w:val="0"/>
          <w:iCs w:val="0"/>
          <w:rtl/>
        </w:rPr>
        <w:t xml:space="preserve"> – תהליך קבלת מידע מדוגמה – מתוך</w:t>
      </w:r>
      <w:r w:rsidR="005518EE" w:rsidRPr="005518EE">
        <w:rPr>
          <w:rFonts w:hint="cs"/>
          <w:i w:val="0"/>
          <w:iCs w:val="0"/>
          <w:rtl/>
        </w:rPr>
        <w:t xml:space="preserve"> </w:t>
      </w:r>
      <w:del w:id="155" w:author="עטרה בקל" w:date="2017-12-17T13:05:00Z">
        <w:r w:rsidRPr="005518EE" w:rsidDel="002254E2">
          <w:rPr>
            <w:i w:val="0"/>
            <w:iCs w:val="0"/>
            <w:noProof/>
            <w:rtl/>
          </w:rPr>
          <w:delText>]</w:delText>
        </w:r>
      </w:del>
      <w:proofErr w:type="spellStart"/>
      <w:r w:rsidR="005518EE" w:rsidRPr="005518EE">
        <w:rPr>
          <w:i w:val="0"/>
          <w:iCs w:val="0"/>
        </w:rPr>
        <w:t>Permasiri</w:t>
      </w:r>
      <w:proofErr w:type="spellEnd"/>
      <w:r w:rsidR="005518EE" w:rsidRPr="005518EE">
        <w:rPr>
          <w:rFonts w:hint="cs"/>
          <w:i w:val="0"/>
          <w:iCs w:val="0"/>
          <w:rtl/>
        </w:rPr>
        <w:t xml:space="preserve"> ושותפיו [20]</w:t>
      </w:r>
    </w:p>
    <w:p w:rsidR="00054DA4" w:rsidRPr="00152E69" w:rsidRDefault="00054DA4" w:rsidP="00D45862">
      <w:pPr>
        <w:pStyle w:val="3"/>
        <w:rPr>
          <w:rtl/>
        </w:rPr>
      </w:pPr>
      <w:r w:rsidRPr="00152E69">
        <w:rPr>
          <w:rtl/>
        </w:rPr>
        <w:t xml:space="preserve">התאמה לתקנות ורגולציה קיימת </w:t>
      </w:r>
    </w:p>
    <w:p w:rsidR="00054DA4" w:rsidRPr="00152E69" w:rsidRDefault="00054DA4" w:rsidP="00EA7359">
      <w:pPr>
        <w:rPr>
          <w:rtl/>
        </w:rPr>
      </w:pPr>
      <w:r w:rsidRPr="00152E69">
        <w:rPr>
          <w:rtl/>
        </w:rPr>
        <w:t xml:space="preserve">ריבוי העבודות בנושא זיהוי חיידקים בשיטות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הוביל את </w:t>
      </w:r>
      <w:proofErr w:type="spellStart"/>
      <w:r w:rsidRPr="00152E69">
        <w:t>Witkowska</w:t>
      </w:r>
      <w:proofErr w:type="spellEnd"/>
      <w:r w:rsidRPr="00152E69">
        <w:rPr>
          <w:rtl/>
        </w:rPr>
        <w:t xml:space="preserve"> </w:t>
      </w:r>
      <w:r w:rsidRPr="00152E69">
        <w:rPr>
          <w:noProof/>
          <w:rtl/>
        </w:rPr>
        <w:t>[37]</w:t>
      </w:r>
      <w:r w:rsidRPr="00152E69">
        <w:rPr>
          <w:rtl/>
        </w:rPr>
        <w:t xml:space="preserve"> ושותפיה מפולין לנסות ולהתאים את השיטה לתקני </w:t>
      </w:r>
      <w:r w:rsidRPr="00152E69">
        <w:t>ISO</w:t>
      </w:r>
      <w:r w:rsidRPr="00152E69">
        <w:rPr>
          <w:rtl/>
        </w:rPr>
        <w:t xml:space="preserve"> לזיהוי חיידקים במזון. החוקרים התמקדו בתקנות </w:t>
      </w:r>
      <w:r w:rsidRPr="00152E69">
        <w:t>ISO</w:t>
      </w:r>
      <w:r w:rsidRPr="00152E69">
        <w:rPr>
          <w:rtl/>
        </w:rPr>
        <w:t xml:space="preserve"> המתייחסות לזיהוי של חיידקים ספציפיים מסוגי </w:t>
      </w:r>
      <w:r w:rsidRPr="00152E69">
        <w:rPr>
          <w:i/>
          <w:iCs/>
        </w:rPr>
        <w:t>Salmonella, Listeria</w:t>
      </w:r>
      <w:r w:rsidRPr="00152E69">
        <w:rPr>
          <w:rtl/>
        </w:rPr>
        <w:t xml:space="preserve"> ו-</w:t>
      </w:r>
      <w:proofErr w:type="spellStart"/>
      <w:r w:rsidRPr="00152E69">
        <w:rPr>
          <w:i/>
          <w:iCs/>
        </w:rPr>
        <w:t>Cronobacter</w:t>
      </w:r>
      <w:proofErr w:type="spellEnd"/>
      <w:del w:id="156" w:author="עטרה בקל" w:date="2017-12-17T13:06:00Z">
        <w:r w:rsidRPr="00152E69" w:rsidDel="002254E2">
          <w:rPr>
            <w:rtl/>
          </w:rPr>
          <w:delText xml:space="preserve"> בדגים, ביצים, חלב ותבלינים</w:delText>
        </w:r>
      </w:del>
      <w:r w:rsidRPr="00152E69">
        <w:rPr>
          <w:rtl/>
        </w:rPr>
        <w:t xml:space="preserve">. החוקרים השוו בין השיטות הסטנדרטיות המוכתבות כיום בתעשייה לשיטה </w:t>
      </w:r>
      <w:r w:rsidRPr="00152E69">
        <w:rPr>
          <w:rtl/>
        </w:rPr>
        <w:lastRenderedPageBreak/>
        <w:t xml:space="preserve">מבוססת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והראו שהשיטה מתאימה כחלופה טובה לשיטות הקיימות. </w:t>
      </w:r>
      <w:del w:id="157" w:author="עטרה בקל" w:date="2017-12-17T13:06:00Z">
        <w:r w:rsidRPr="00152E69" w:rsidDel="002254E2">
          <w:rPr>
            <w:rtl/>
          </w:rPr>
          <w:delText>היתרון העיקרי של זיהוי בספקטרוסקופיית ראמאן הוא בזמן הזיהוי, המתקצר מכ-144 שעות לכ-24 שעות. בנוסף, החוקרים הראו הצלחה בזיהוי בסגוליות (</w:delText>
        </w:r>
        <w:r w:rsidRPr="00152E69" w:rsidDel="002254E2">
          <w:delText>Specificity</w:delText>
        </w:r>
        <w:r w:rsidRPr="00152E69" w:rsidDel="002254E2">
          <w:rPr>
            <w:rtl/>
          </w:rPr>
          <w:delText>) של 98%, דבר המצביע על חוסן (</w:delText>
        </w:r>
        <w:r w:rsidRPr="00152E69" w:rsidDel="002254E2">
          <w:delText>Robustness</w:delText>
        </w:r>
        <w:r w:rsidRPr="00152E69" w:rsidDel="002254E2">
          <w:rPr>
            <w:rtl/>
          </w:rPr>
          <w:delText xml:space="preserve">) הבדיקה. </w:delText>
        </w:r>
      </w:del>
      <w:r w:rsidRPr="00152E69">
        <w:rPr>
          <w:rtl/>
        </w:rPr>
        <w:t xml:space="preserve">חשוב לציין שהשיטה שהציעו </w:t>
      </w:r>
      <w:proofErr w:type="spellStart"/>
      <w:r w:rsidRPr="00152E69">
        <w:t>Witkowska</w:t>
      </w:r>
      <w:proofErr w:type="spellEnd"/>
      <w:r w:rsidRPr="00152E69">
        <w:rPr>
          <w:rtl/>
        </w:rPr>
        <w:t xml:space="preserve"> ושותפיה עדיין דורשת עבודת מעבדה הכוללת זריעת החיידקים על מצע סלקטיבי והכנת הדוגמה, והיתרון הצנוע שהציעו החוקרים הוא רק בזמן ההדגרה. ייתכן מאוד, לפי מחקרים קודמים, שניתן לצמצם את זמן הבדיקה עוד יותר, לזהות חיידקים נוספים ולחסוך בכוח אדם, הכשרה ושעות עבודה על ידי זיהוי חיידקים בשיטה המבוססת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w:t>
      </w:r>
    </w:p>
    <w:p w:rsidR="00054DA4" w:rsidRPr="00152E69" w:rsidRDefault="00054DA4" w:rsidP="00D45862">
      <w:pPr>
        <w:pStyle w:val="3"/>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w:t>
      </w:r>
    </w:p>
    <w:p w:rsidR="00F328B3" w:rsidRDefault="00054DA4" w:rsidP="00EA7359">
      <w:r w:rsidRPr="00152E69">
        <w:rPr>
          <w:rtl/>
        </w:rPr>
        <w:t xml:space="preserve">בעוד שרוב העבודות הנעשות בזיהוי חיידקים משתמשות </w:t>
      </w:r>
      <w:proofErr w:type="spellStart"/>
      <w:r w:rsidRPr="00152E69">
        <w:rPr>
          <w:rtl/>
        </w:rPr>
        <w:t>במיקרוסקופיה</w:t>
      </w:r>
      <w:proofErr w:type="spellEnd"/>
      <w:r w:rsidRPr="00152E69">
        <w:rPr>
          <w:rtl/>
        </w:rPr>
        <w:t xml:space="preserve">, </w:t>
      </w:r>
      <w:r w:rsidRPr="00152E69">
        <w:t>SERS</w:t>
      </w:r>
      <w:r w:rsidRPr="00152E69">
        <w:rPr>
          <w:rtl/>
        </w:rPr>
        <w:t xml:space="preserve"> או שילוב של השניים, עבודה של </w:t>
      </w:r>
      <w:proofErr w:type="spellStart"/>
      <w:r w:rsidRPr="00152E69">
        <w:t>Schmilovitch</w:t>
      </w:r>
      <w:proofErr w:type="spellEnd"/>
      <w:r w:rsidRPr="00152E69">
        <w:rPr>
          <w:rtl/>
        </w:rPr>
        <w:t xml:space="preserve"> ושותפיו </w:t>
      </w:r>
      <w:r w:rsidRPr="00152E69">
        <w:rPr>
          <w:noProof/>
          <w:rtl/>
        </w:rPr>
        <w:t>[38]</w:t>
      </w:r>
      <w:r w:rsidRPr="00152E69">
        <w:rPr>
          <w:rtl/>
        </w:rPr>
        <w:t xml:space="preserve"> מ-2005 הראתה שניתן לזהות חיידקים בשיטת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ללא מיקרוסקופ</w:t>
      </w:r>
      <w:ins w:id="158" w:author="עטרה בקל" w:date="2017-12-17T13:07:00Z">
        <w:r w:rsidR="002254E2">
          <w:rPr>
            <w:rFonts w:hint="cs"/>
            <w:rtl/>
          </w:rPr>
          <w:t xml:space="preserve">. </w:t>
        </w:r>
      </w:ins>
      <w:del w:id="159" w:author="עטרה בקל" w:date="2017-12-17T13:07:00Z">
        <w:r w:rsidRPr="00152E69" w:rsidDel="002254E2">
          <w:rPr>
            <w:rtl/>
          </w:rPr>
          <w:delText xml:space="preserve">, בעזרת ספקטרומטר בלבד, המצויד במערכת לייזר המשדרת באורך גל </w:delText>
        </w:r>
        <w:r w:rsidRPr="00152E69" w:rsidDel="002254E2">
          <w:delText>785nm</w:delText>
        </w:r>
        <w:r w:rsidRPr="00152E69" w:rsidDel="002254E2">
          <w:rPr>
            <w:rtl/>
          </w:rPr>
          <w:delText xml:space="preserve"> (בדומה למספר עבודות אחרות </w:delText>
        </w:r>
        <w:r w:rsidRPr="00152E69" w:rsidDel="002254E2">
          <w:rPr>
            <w:noProof/>
          </w:rPr>
          <w:delText>[29, 30, 32]</w:delText>
        </w:r>
        <w:r w:rsidRPr="00152E69" w:rsidDel="002254E2">
          <w:rPr>
            <w:rtl/>
          </w:rPr>
          <w:delText xml:space="preserve">, דרך סיב אופטי אשר בהמשך קולט את הלייזר ומעביר את המידע לחיישן המחובר למחשב. </w:delText>
        </w:r>
      </w:del>
      <w:r w:rsidRPr="00152E69">
        <w:rPr>
          <w:rtl/>
        </w:rPr>
        <w:t xml:space="preserve">החוקרים הצליחו לזהות ולהבחין בין ריכוזי חיידקים מסוג </w:t>
      </w:r>
      <w:proofErr w:type="spellStart"/>
      <w:r w:rsidRPr="00152E69">
        <w:rPr>
          <w:i/>
          <w:iCs/>
        </w:rPr>
        <w:t>Erwinia</w:t>
      </w:r>
      <w:proofErr w:type="spellEnd"/>
      <w:r w:rsidRPr="00152E69">
        <w:rPr>
          <w:i/>
          <w:iCs/>
          <w:rtl/>
        </w:rPr>
        <w:t xml:space="preserve"> </w:t>
      </w:r>
      <w:r w:rsidRPr="00152E69">
        <w:rPr>
          <w:rtl/>
        </w:rPr>
        <w:t>ו</w:t>
      </w:r>
      <w:r w:rsidRPr="00152E69">
        <w:rPr>
          <w:i/>
          <w:iCs/>
          <w:rtl/>
        </w:rPr>
        <w:t>-</w:t>
      </w:r>
      <w:proofErr w:type="spellStart"/>
      <w:r w:rsidRPr="00152E69">
        <w:rPr>
          <w:i/>
          <w:iCs/>
        </w:rPr>
        <w:t>Clavibacter</w:t>
      </w:r>
      <w:proofErr w:type="spellEnd"/>
      <w:r w:rsidRPr="00152E69">
        <w:rPr>
          <w:rtl/>
        </w:rPr>
        <w:t xml:space="preserve"> בנוזל במים בריכוזים של </w:t>
      </w:r>
      <w:r w:rsidRPr="00152E69">
        <w:t>10</w:t>
      </w:r>
      <w:r w:rsidRPr="00152E69">
        <w:rPr>
          <w:vertAlign w:val="superscript"/>
        </w:rPr>
        <w:t>10</w:t>
      </w:r>
      <w:r w:rsidRPr="00152E69">
        <w:t>-10</w:t>
      </w:r>
      <w:r w:rsidRPr="00152E69">
        <w:rPr>
          <w:vertAlign w:val="superscript"/>
        </w:rPr>
        <w:t>1</w:t>
      </w:r>
      <w:r w:rsidRPr="00152E69">
        <w:t xml:space="preserve"> cells/ml</w:t>
      </w:r>
      <w:r w:rsidRPr="00152E69">
        <w:rPr>
          <w:rtl/>
        </w:rPr>
        <w:t xml:space="preserve">. החוקרים השתמשו </w:t>
      </w:r>
      <w:del w:id="160" w:author="עטרה בקל" w:date="2017-12-17T13:10:00Z">
        <w:r w:rsidRPr="00152E69" w:rsidDel="002254E2">
          <w:rPr>
            <w:rtl/>
          </w:rPr>
          <w:delText xml:space="preserve">בשיטה </w:delText>
        </w:r>
      </w:del>
      <w:ins w:id="161" w:author="עטרה בקל" w:date="2017-12-17T13:10:00Z">
        <w:r w:rsidR="002254E2">
          <w:rPr>
            <w:rFonts w:hint="cs"/>
            <w:rtl/>
          </w:rPr>
          <w:t>במודל</w:t>
        </w:r>
        <w:r w:rsidR="002254E2" w:rsidRPr="00152E69">
          <w:rPr>
            <w:rtl/>
          </w:rPr>
          <w:t xml:space="preserve"> </w:t>
        </w:r>
      </w:ins>
      <w:r w:rsidRPr="00152E69">
        <w:rPr>
          <w:rtl/>
        </w:rPr>
        <w:t>מבוסס</w:t>
      </w:r>
      <w:del w:id="162" w:author="עטרה בקל" w:date="2017-12-17T13:10:00Z">
        <w:r w:rsidRPr="00152E69" w:rsidDel="002254E2">
          <w:rPr>
            <w:rtl/>
          </w:rPr>
          <w:delText>ת</w:delText>
        </w:r>
      </w:del>
      <w:r w:rsidRPr="00152E69">
        <w:rPr>
          <w:rtl/>
        </w:rPr>
        <w:t xml:space="preserve"> </w:t>
      </w:r>
      <w:r w:rsidRPr="00152E69">
        <w:t>PLS</w:t>
      </w:r>
      <w:r w:rsidRPr="00152E69">
        <w:rPr>
          <w:rtl/>
        </w:rPr>
        <w:t xml:space="preserve">, על מנת לייצר מודל חיזוי לריכוז החיידקים ברמת דיוק סטטיסטית של מעל 90%. עבודה זו מצביעה על היתכנות של זיהוי חיידקים, בשיטות מבוססות </w:t>
      </w:r>
      <w:proofErr w:type="spellStart"/>
      <w:r w:rsidRPr="00152E69">
        <w:rPr>
          <w:rtl/>
        </w:rPr>
        <w:t>ספקטרוסקופיית</w:t>
      </w:r>
      <w:proofErr w:type="spellEnd"/>
      <w:r w:rsidRPr="00152E69">
        <w:rPr>
          <w:rtl/>
        </w:rPr>
        <w:t xml:space="preserve"> </w:t>
      </w:r>
      <w:proofErr w:type="spellStart"/>
      <w:r w:rsidRPr="00EA7359">
        <w:rPr>
          <w:rtl/>
        </w:rPr>
        <w:t>ראמאן</w:t>
      </w:r>
      <w:proofErr w:type="spellEnd"/>
      <w:r w:rsidRPr="00EA7359">
        <w:rPr>
          <w:rtl/>
        </w:rPr>
        <w:t xml:space="preserve">, בריכוזים </w:t>
      </w:r>
      <w:del w:id="163" w:author="עטרה בקל" w:date="2017-12-17T13:10:00Z">
        <w:r w:rsidRPr="004E5FC9" w:rsidDel="002254E2">
          <w:rPr>
            <w:rtl/>
          </w:rPr>
          <w:delText xml:space="preserve">נמוכים </w:delText>
        </w:r>
      </w:del>
      <w:r w:rsidRPr="004E5FC9">
        <w:rPr>
          <w:rtl/>
        </w:rPr>
        <w:t xml:space="preserve">ובעלויות </w:t>
      </w:r>
      <w:del w:id="164" w:author="עטרה בקל" w:date="2017-12-17T13:10:00Z">
        <w:r w:rsidRPr="004E5FC9" w:rsidDel="002254E2">
          <w:rPr>
            <w:rtl/>
          </w:rPr>
          <w:delText xml:space="preserve">זולות </w:delText>
        </w:r>
      </w:del>
      <w:ins w:id="165" w:author="עטרה בקל" w:date="2017-12-17T13:10:00Z">
        <w:r w:rsidR="002254E2" w:rsidRPr="004E5FC9">
          <w:rPr>
            <w:rFonts w:hint="eastAsia"/>
            <w:rtl/>
          </w:rPr>
          <w:t>נמוכ</w:t>
        </w:r>
      </w:ins>
      <w:ins w:id="166" w:author="עטרה בקל" w:date="2017-12-17T13:14:00Z">
        <w:r w:rsidR="003C73F1" w:rsidRPr="004E5FC9">
          <w:rPr>
            <w:rFonts w:hint="eastAsia"/>
            <w:rtl/>
            <w:rPrChange w:id="167" w:author="עטרה בקל" w:date="2017-12-17T13:20:00Z">
              <w:rPr>
                <w:rFonts w:hint="eastAsia"/>
                <w:b/>
                <w:bCs/>
                <w:rtl/>
              </w:rPr>
            </w:rPrChange>
          </w:rPr>
          <w:t>ים</w:t>
        </w:r>
      </w:ins>
      <w:ins w:id="168" w:author="עטרה בקל" w:date="2017-12-17T13:10:00Z">
        <w:r w:rsidR="002254E2" w:rsidRPr="00EA7359">
          <w:rPr>
            <w:rtl/>
          </w:rPr>
          <w:t xml:space="preserve"> </w:t>
        </w:r>
      </w:ins>
      <w:r w:rsidRPr="004E5FC9">
        <w:rPr>
          <w:rtl/>
        </w:rPr>
        <w:t>ובכך מציגה</w:t>
      </w:r>
      <w:r w:rsidRPr="00152E69">
        <w:rPr>
          <w:rtl/>
        </w:rPr>
        <w:t xml:space="preserve"> אפשרות לפתרון מעשי לבעיית זיהוי החיידקים בתעשיית המזון. </w:t>
      </w:r>
      <w:del w:id="169" w:author="עטרה בקל" w:date="2017-12-17T13:14:00Z">
        <w:r w:rsidRPr="00152E69" w:rsidDel="003C73F1">
          <w:rPr>
            <w:rtl/>
          </w:rPr>
          <w:delText xml:space="preserve">עבודה זו מהווה </w:delText>
        </w:r>
        <w:r w:rsidRPr="00152E69" w:rsidDel="003C73F1">
          <w:delText>Proof of concept</w:delText>
        </w:r>
        <w:r w:rsidRPr="00152E69" w:rsidDel="003C73F1">
          <w:rPr>
            <w:rtl/>
          </w:rPr>
          <w:delText xml:space="preserve"> למרות שאינה מתמקדת בפתוגנים הקשורים לתעשיית המים והמזון אלא דווקא בחיידקים צמחיים </w:delText>
        </w:r>
        <w:r w:rsidRPr="00152E69" w:rsidDel="003C73F1">
          <w:rPr>
            <w:noProof/>
            <w:rtl/>
          </w:rPr>
          <w:delText>[38]</w:delText>
        </w:r>
        <w:r w:rsidRPr="00152E69" w:rsidDel="003C73F1">
          <w:rPr>
            <w:rtl/>
          </w:rPr>
          <w:delText xml:space="preserve">. </w:delText>
        </w:r>
      </w:del>
      <w:r w:rsidRPr="00152E69">
        <w:rPr>
          <w:rtl/>
        </w:rPr>
        <w:t xml:space="preserve">עבודות נוספות שנעשו בטכנולוגיה ברזולוציה נמוכה נעשו על ידי </w:t>
      </w:r>
      <w:r w:rsidRPr="00152E69">
        <w:t>Mello</w:t>
      </w:r>
      <w:r w:rsidRPr="00152E69">
        <w:rPr>
          <w:rtl/>
        </w:rPr>
        <w:t xml:space="preserve"> ושותפיו ב-2005 </w:t>
      </w:r>
      <w:r w:rsidRPr="00152E69">
        <w:rPr>
          <w:noProof/>
          <w:rtl/>
        </w:rPr>
        <w:t>[39]</w:t>
      </w:r>
      <w:r w:rsidRPr="00152E69">
        <w:rPr>
          <w:rtl/>
        </w:rPr>
        <w:t xml:space="preserve"> לזיהוי חיידקי מעיים וע"י </w:t>
      </w:r>
      <w:r w:rsidRPr="00152E69">
        <w:t>Luo</w:t>
      </w:r>
      <w:r w:rsidRPr="00152E69">
        <w:rPr>
          <w:rtl/>
        </w:rPr>
        <w:t xml:space="preserve"> ו-</w:t>
      </w:r>
      <w:r w:rsidRPr="00152E69">
        <w:t>Lin</w:t>
      </w:r>
      <w:r w:rsidRPr="00152E69">
        <w:rPr>
          <w:rtl/>
        </w:rPr>
        <w:t xml:space="preserve"> ב-2008 </w:t>
      </w:r>
      <w:r w:rsidRPr="00152E69">
        <w:rPr>
          <w:noProof/>
          <w:rtl/>
        </w:rPr>
        <w:t>[40]</w:t>
      </w:r>
      <w:r w:rsidRPr="00152E69">
        <w:rPr>
          <w:rtl/>
        </w:rPr>
        <w:t xml:space="preserve"> לזיהוי </w:t>
      </w:r>
      <w:proofErr w:type="spellStart"/>
      <w:r w:rsidRPr="00152E69">
        <w:rPr>
          <w:rtl/>
        </w:rPr>
        <w:t>פתוגנים</w:t>
      </w:r>
      <w:proofErr w:type="spellEnd"/>
      <w:r w:rsidRPr="00152E69">
        <w:rPr>
          <w:rtl/>
        </w:rPr>
        <w:t xml:space="preserve"> בשיטה משולבת עם </w:t>
      </w:r>
      <w:r w:rsidRPr="00152E69">
        <w:t>SERS</w:t>
      </w:r>
      <w:r w:rsidRPr="00152E69">
        <w:rPr>
          <w:rtl/>
        </w:rPr>
        <w:t>.</w:t>
      </w:r>
      <w:r w:rsidR="00F328B3" w:rsidRPr="004220B1">
        <w:rPr>
          <w:rFonts w:eastAsiaTheme="majorEastAsia" w:hint="cs"/>
          <w:b/>
          <w:bCs/>
          <w:noProof/>
          <w:color w:val="auto"/>
          <w:sz w:val="40"/>
          <w:szCs w:val="32"/>
          <w:rtl/>
          <w:lang w:val="en-GB" w:eastAsia="en-GB"/>
        </w:rPr>
        <w:drawing>
          <wp:inline distT="0" distB="0" distL="0" distR="0" wp14:anchorId="4C54ACEC" wp14:editId="677AB72B">
            <wp:extent cx="5274310" cy="3028950"/>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244DD2.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rsidR="00F328B3" w:rsidRPr="009910C5" w:rsidRDefault="00F328B3" w:rsidP="00F328B3">
      <w:pPr>
        <w:pStyle w:val="af3"/>
        <w:rPr>
          <w:rFonts w:eastAsiaTheme="majorEastAsia"/>
          <w:b/>
          <w:bCs/>
          <w:i w:val="0"/>
          <w:iCs w:val="0"/>
          <w:color w:val="auto"/>
          <w:sz w:val="40"/>
          <w:szCs w:val="32"/>
          <w:u w:val="single"/>
          <w:rtl/>
        </w:rPr>
      </w:pPr>
      <w:r w:rsidRPr="009910C5">
        <w:rPr>
          <w:i w:val="0"/>
          <w:iCs w:val="0"/>
          <w:rtl/>
        </w:rPr>
        <w:t xml:space="preserve">איור </w:t>
      </w:r>
      <w:r w:rsidRPr="009910C5">
        <w:rPr>
          <w:i w:val="0"/>
          <w:iCs w:val="0"/>
          <w:rtl/>
        </w:rPr>
        <w:fldChar w:fldCharType="begin"/>
      </w:r>
      <w:r w:rsidRPr="009910C5">
        <w:rPr>
          <w:i w:val="0"/>
          <w:iCs w:val="0"/>
          <w:rtl/>
        </w:rPr>
        <w:instrText xml:space="preserve"> </w:instrText>
      </w:r>
      <w:r w:rsidRPr="009910C5">
        <w:rPr>
          <w:i w:val="0"/>
          <w:iCs w:val="0"/>
        </w:rPr>
        <w:instrText>SEQ</w:instrText>
      </w:r>
      <w:r w:rsidRPr="009910C5">
        <w:rPr>
          <w:i w:val="0"/>
          <w:iCs w:val="0"/>
          <w:rtl/>
        </w:rPr>
        <w:instrText xml:space="preserve"> איור \* </w:instrText>
      </w:r>
      <w:r w:rsidRPr="009910C5">
        <w:rPr>
          <w:i w:val="0"/>
          <w:iCs w:val="0"/>
        </w:rPr>
        <w:instrText>ARABIC</w:instrText>
      </w:r>
      <w:r w:rsidRPr="009910C5">
        <w:rPr>
          <w:i w:val="0"/>
          <w:iCs w:val="0"/>
          <w:rtl/>
        </w:rPr>
        <w:instrText xml:space="preserve"> </w:instrText>
      </w:r>
      <w:r w:rsidRPr="009910C5">
        <w:rPr>
          <w:i w:val="0"/>
          <w:iCs w:val="0"/>
          <w:rtl/>
        </w:rPr>
        <w:fldChar w:fldCharType="separate"/>
      </w:r>
      <w:r w:rsidRPr="009910C5">
        <w:rPr>
          <w:i w:val="0"/>
          <w:iCs w:val="0"/>
          <w:noProof/>
          <w:rtl/>
        </w:rPr>
        <w:t>3</w:t>
      </w:r>
      <w:r w:rsidRPr="009910C5">
        <w:rPr>
          <w:i w:val="0"/>
          <w:iCs w:val="0"/>
          <w:rtl/>
        </w:rPr>
        <w:fldChar w:fldCharType="end"/>
      </w:r>
      <w:r w:rsidRPr="009910C5">
        <w:rPr>
          <w:rFonts w:hint="cs"/>
          <w:i w:val="0"/>
          <w:iCs w:val="0"/>
          <w:rtl/>
        </w:rPr>
        <w:t xml:space="preserve"> </w:t>
      </w:r>
      <w:r w:rsidRPr="009910C5">
        <w:rPr>
          <w:i w:val="0"/>
          <w:iCs w:val="0"/>
          <w:rtl/>
        </w:rPr>
        <w:t>–</w:t>
      </w:r>
      <w:r w:rsidRPr="009910C5">
        <w:rPr>
          <w:rFonts w:hint="cs"/>
          <w:i w:val="0"/>
          <w:iCs w:val="0"/>
          <w:rtl/>
        </w:rPr>
        <w:t xml:space="preserve"> ניתוח של אנליזת </w:t>
      </w:r>
      <w:r w:rsidRPr="009910C5">
        <w:rPr>
          <w:rFonts w:hint="cs"/>
          <w:i w:val="0"/>
          <w:iCs w:val="0"/>
        </w:rPr>
        <w:t>PLS</w:t>
      </w:r>
      <w:r w:rsidRPr="009910C5">
        <w:rPr>
          <w:rFonts w:hint="cs"/>
          <w:i w:val="0"/>
          <w:iCs w:val="0"/>
          <w:rtl/>
        </w:rPr>
        <w:t xml:space="preserve">. זיהוי ריכוז חיידקי </w:t>
      </w:r>
      <w:r w:rsidRPr="009910C5">
        <w:t xml:space="preserve">E. </w:t>
      </w:r>
      <w:proofErr w:type="gramStart"/>
      <w:r w:rsidRPr="009910C5">
        <w:t>coli</w:t>
      </w:r>
      <w:proofErr w:type="gramEnd"/>
      <w:r w:rsidRPr="009910C5">
        <w:rPr>
          <w:rFonts w:hint="cs"/>
          <w:rtl/>
        </w:rPr>
        <w:t xml:space="preserve"> </w:t>
      </w:r>
      <w:r w:rsidRPr="009910C5">
        <w:rPr>
          <w:rFonts w:hint="cs"/>
          <w:i w:val="0"/>
          <w:iCs w:val="0"/>
          <w:rtl/>
        </w:rPr>
        <w:t xml:space="preserve">בעזרת מודל מתמטי. מתוך </w:t>
      </w:r>
      <w:proofErr w:type="spellStart"/>
      <w:r w:rsidRPr="009910C5">
        <w:rPr>
          <w:i w:val="0"/>
          <w:iCs w:val="0"/>
        </w:rPr>
        <w:t>Schmilovitch</w:t>
      </w:r>
      <w:proofErr w:type="spellEnd"/>
      <w:r w:rsidRPr="009910C5">
        <w:rPr>
          <w:rFonts w:hint="cs"/>
          <w:i w:val="0"/>
          <w:iCs w:val="0"/>
          <w:rtl/>
        </w:rPr>
        <w:t xml:space="preserve"> ושותפיו [38]</w:t>
      </w:r>
      <w:r w:rsidR="001B22BE">
        <w:rPr>
          <w:rFonts w:hint="cs"/>
          <w:i w:val="0"/>
          <w:iCs w:val="0"/>
          <w:rtl/>
        </w:rPr>
        <w:t>.</w:t>
      </w:r>
    </w:p>
    <w:p w:rsidR="004220B1" w:rsidRDefault="004220B1">
      <w:pPr>
        <w:bidi w:val="0"/>
        <w:spacing w:before="0" w:after="160" w:line="259" w:lineRule="auto"/>
        <w:rPr>
          <w:rFonts w:eastAsiaTheme="majorEastAsia"/>
          <w:caps/>
          <w:color w:val="auto"/>
          <w:sz w:val="28"/>
          <w:szCs w:val="28"/>
          <w:u w:val="single"/>
          <w:rtl/>
        </w:rPr>
      </w:pPr>
      <w:r>
        <w:rPr>
          <w:rtl/>
        </w:rPr>
        <w:br w:type="page"/>
      </w:r>
    </w:p>
    <w:p w:rsidR="00054DA4" w:rsidRPr="00152E69" w:rsidRDefault="00054DA4" w:rsidP="00D45862">
      <w:pPr>
        <w:pStyle w:val="2"/>
        <w:rPr>
          <w:rtl/>
        </w:rPr>
      </w:pPr>
      <w:r w:rsidRPr="00152E69">
        <w:rPr>
          <w:rtl/>
        </w:rPr>
        <w:lastRenderedPageBreak/>
        <w:t>פלואורסנציה</w:t>
      </w:r>
    </w:p>
    <w:p w:rsidR="00054DA4" w:rsidRPr="00152E69" w:rsidRDefault="00054DA4" w:rsidP="00402C11">
      <w:pPr>
        <w:pStyle w:val="3"/>
        <w:rPr>
          <w:rtl/>
        </w:rPr>
      </w:pPr>
      <w:r w:rsidRPr="00152E69">
        <w:rPr>
          <w:rtl/>
        </w:rPr>
        <w:t>הרקע המדעי</w:t>
      </w:r>
    </w:p>
    <w:p w:rsidR="006F038D" w:rsidRPr="00152E69" w:rsidRDefault="008510BD" w:rsidP="00055EA4">
      <w:pPr>
        <w:rPr>
          <w:noProof/>
          <w:rtl/>
        </w:rPr>
      </w:pPr>
      <w:r w:rsidRPr="00152E69">
        <w:rPr>
          <w:noProof/>
          <w:lang w:val="en-GB" w:eastAsia="en-GB"/>
        </w:rPr>
        <mc:AlternateContent>
          <mc:Choice Requires="wps">
            <w:drawing>
              <wp:anchor distT="0" distB="0" distL="114300" distR="114300" simplePos="0" relativeHeight="251660288" behindDoc="0" locked="0" layoutInCell="1" allowOverlap="1" wp14:anchorId="754869DA" wp14:editId="7611CE39">
                <wp:simplePos x="0" y="0"/>
                <wp:positionH relativeFrom="column">
                  <wp:posOffset>1003300</wp:posOffset>
                </wp:positionH>
                <wp:positionV relativeFrom="paragraph">
                  <wp:posOffset>3794125</wp:posOffset>
                </wp:positionV>
                <wp:extent cx="3716655" cy="463550"/>
                <wp:effectExtent l="0" t="0" r="0" b="0"/>
                <wp:wrapTopAndBottom/>
                <wp:docPr id="1" name="תיבת טקסט 1"/>
                <wp:cNvGraphicFramePr/>
                <a:graphic xmlns:a="http://schemas.openxmlformats.org/drawingml/2006/main">
                  <a:graphicData uri="http://schemas.microsoft.com/office/word/2010/wordprocessingShape">
                    <wps:wsp>
                      <wps:cNvSpPr txBox="1"/>
                      <wps:spPr>
                        <a:xfrm>
                          <a:off x="0" y="0"/>
                          <a:ext cx="3716655" cy="463550"/>
                        </a:xfrm>
                        <a:prstGeom prst="rect">
                          <a:avLst/>
                        </a:prstGeom>
                        <a:solidFill>
                          <a:prstClr val="white"/>
                        </a:solidFill>
                        <a:ln>
                          <a:noFill/>
                        </a:ln>
                        <a:effectLst/>
                      </wps:spPr>
                      <wps:txbx>
                        <w:txbxContent>
                          <w:p w:rsidR="007C3A62" w:rsidRPr="009910C5" w:rsidRDefault="007C3A62" w:rsidP="007C3A62">
                            <w:pPr>
                              <w:pStyle w:val="af3"/>
                              <w:rPr>
                                <w:i w:val="0"/>
                                <w:iCs w:val="0"/>
                                <w:noProof/>
                                <w:color w:val="595959" w:themeColor="text1" w:themeTint="A6"/>
                                <w:szCs w:val="24"/>
                                <w:rtl/>
                              </w:rPr>
                            </w:pPr>
                            <w:r w:rsidRPr="009910C5">
                              <w:rPr>
                                <w:i w:val="0"/>
                                <w:iCs w:val="0"/>
                                <w:rtl/>
                              </w:rPr>
                              <w:t xml:space="preserve">תמונה </w:t>
                            </w:r>
                            <w:r w:rsidRPr="009910C5">
                              <w:rPr>
                                <w:i w:val="0"/>
                                <w:iCs w:val="0"/>
                                <w:rtl/>
                              </w:rPr>
                              <w:fldChar w:fldCharType="begin"/>
                            </w:r>
                            <w:r w:rsidRPr="009910C5">
                              <w:rPr>
                                <w:i w:val="0"/>
                                <w:iCs w:val="0"/>
                                <w:rtl/>
                              </w:rPr>
                              <w:instrText xml:space="preserve"> </w:instrText>
                            </w:r>
                            <w:r w:rsidRPr="009910C5">
                              <w:rPr>
                                <w:i w:val="0"/>
                                <w:iCs w:val="0"/>
                              </w:rPr>
                              <w:instrText>SEQ</w:instrText>
                            </w:r>
                            <w:r w:rsidRPr="009910C5">
                              <w:rPr>
                                <w:i w:val="0"/>
                                <w:iCs w:val="0"/>
                                <w:rtl/>
                              </w:rPr>
                              <w:instrText xml:space="preserve"> תמונה \* </w:instrText>
                            </w:r>
                            <w:r w:rsidRPr="009910C5">
                              <w:rPr>
                                <w:i w:val="0"/>
                                <w:iCs w:val="0"/>
                              </w:rPr>
                              <w:instrText>ARABIC</w:instrText>
                            </w:r>
                            <w:r w:rsidRPr="009910C5">
                              <w:rPr>
                                <w:i w:val="0"/>
                                <w:iCs w:val="0"/>
                                <w:rtl/>
                              </w:rPr>
                              <w:instrText xml:space="preserve"> </w:instrText>
                            </w:r>
                            <w:r w:rsidRPr="009910C5">
                              <w:rPr>
                                <w:i w:val="0"/>
                                <w:iCs w:val="0"/>
                                <w:rtl/>
                              </w:rPr>
                              <w:fldChar w:fldCharType="separate"/>
                            </w:r>
                            <w:r w:rsidR="009511CC" w:rsidRPr="009910C5">
                              <w:rPr>
                                <w:i w:val="0"/>
                                <w:iCs w:val="0"/>
                                <w:noProof/>
                                <w:rtl/>
                              </w:rPr>
                              <w:t>3</w:t>
                            </w:r>
                            <w:r w:rsidRPr="009910C5">
                              <w:rPr>
                                <w:i w:val="0"/>
                                <w:iCs w:val="0"/>
                                <w:rtl/>
                              </w:rPr>
                              <w:fldChar w:fldCharType="end"/>
                            </w:r>
                            <w:r w:rsidRPr="009910C5">
                              <w:rPr>
                                <w:rFonts w:hint="cs"/>
                                <w:i w:val="0"/>
                                <w:iCs w:val="0"/>
                                <w:rtl/>
                              </w:rPr>
                              <w:t xml:space="preserve"> </w:t>
                            </w:r>
                            <w:r w:rsidRPr="009910C5">
                              <w:rPr>
                                <w:i w:val="0"/>
                                <w:iCs w:val="0"/>
                                <w:rtl/>
                              </w:rPr>
                              <w:t>–</w:t>
                            </w:r>
                            <w:r w:rsidRPr="009910C5">
                              <w:rPr>
                                <w:rFonts w:hint="cs"/>
                                <w:i w:val="0"/>
                                <w:iCs w:val="0"/>
                                <w:rtl/>
                              </w:rPr>
                              <w:t xml:space="preserve"> תופעת </w:t>
                            </w:r>
                            <w:proofErr w:type="spellStart"/>
                            <w:r w:rsidRPr="009910C5">
                              <w:rPr>
                                <w:rFonts w:hint="cs"/>
                                <w:i w:val="0"/>
                                <w:iCs w:val="0"/>
                                <w:rtl/>
                              </w:rPr>
                              <w:t>פלורסנציה</w:t>
                            </w:r>
                            <w:proofErr w:type="spellEnd"/>
                            <w:r w:rsidRPr="009910C5">
                              <w:rPr>
                                <w:rFonts w:hint="cs"/>
                                <w:i w:val="0"/>
                                <w:iCs w:val="0"/>
                                <w:rtl/>
                              </w:rPr>
                              <w:t xml:space="preserve"> לפי דיאגרמת </w:t>
                            </w:r>
                            <w:proofErr w:type="spellStart"/>
                            <w:r w:rsidRPr="009910C5">
                              <w:rPr>
                                <w:i w:val="0"/>
                                <w:iCs w:val="0"/>
                              </w:rPr>
                              <w:t>Jablonsky</w:t>
                            </w:r>
                            <w:proofErr w:type="spellEnd"/>
                            <w:r w:rsidRPr="009910C5">
                              <w:rPr>
                                <w:rFonts w:hint="cs"/>
                                <w:i w:val="0"/>
                                <w:iCs w:val="0"/>
                                <w:rtl/>
                              </w:rPr>
                              <w:t>. נלקח מתוך</w:t>
                            </w:r>
                            <w:r w:rsidRPr="009910C5">
                              <w:rPr>
                                <w:i w:val="0"/>
                                <w:iCs w:val="0"/>
                              </w:rPr>
                              <w:t xml:space="preserve"> Principles of Fluorescence Spectroscopy</w:t>
                            </w:r>
                            <w:r w:rsidRPr="009910C5">
                              <w:rPr>
                                <w:rFonts w:hint="cs"/>
                                <w:i w:val="0"/>
                                <w:iCs w:val="0"/>
                                <w:rtl/>
                              </w:rPr>
                              <w:t xml:space="preserve"> [41]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4869DA" id="_x0000_t202" coordsize="21600,21600" o:spt="202" path="m,l,21600r21600,l21600,xe">
                <v:stroke joinstyle="miter"/>
                <v:path gradientshapeok="t" o:connecttype="rect"/>
              </v:shapetype>
              <v:shape id="תיבת טקסט 1" o:spid="_x0000_s1026" type="#_x0000_t202" style="position:absolute;left:0;text-align:left;margin-left:79pt;margin-top:298.75pt;width:292.65pt;height:3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" stroked="f">
                <v:textbox inset="0,0,0,0">
                  <w:txbxContent>
                    <w:p w:rsidR="007C3A62" w:rsidRPr="009910C5" w:rsidRDefault="007C3A62" w:rsidP="007C3A62">
                      <w:pPr>
                        <w:pStyle w:val="af3"/>
                        <w:rPr>
                          <w:i w:val="0"/>
                          <w:iCs w:val="0"/>
                          <w:noProof/>
                          <w:color w:val="595959" w:themeColor="text1" w:themeTint="A6"/>
                          <w:szCs w:val="24"/>
                          <w:rtl/>
                        </w:rPr>
                      </w:pPr>
                      <w:r w:rsidRPr="009910C5">
                        <w:rPr>
                          <w:i w:val="0"/>
                          <w:iCs w:val="0"/>
                          <w:rtl/>
                        </w:rPr>
                        <w:t xml:space="preserve">תמונה </w:t>
                      </w:r>
                      <w:r w:rsidRPr="009910C5">
                        <w:rPr>
                          <w:i w:val="0"/>
                          <w:iCs w:val="0"/>
                          <w:rtl/>
                        </w:rPr>
                        <w:fldChar w:fldCharType="begin"/>
                      </w:r>
                      <w:r w:rsidRPr="009910C5">
                        <w:rPr>
                          <w:i w:val="0"/>
                          <w:iCs w:val="0"/>
                          <w:rtl/>
                        </w:rPr>
                        <w:instrText xml:space="preserve"> </w:instrText>
                      </w:r>
                      <w:r w:rsidRPr="009910C5">
                        <w:rPr>
                          <w:i w:val="0"/>
                          <w:iCs w:val="0"/>
                        </w:rPr>
                        <w:instrText>SEQ</w:instrText>
                      </w:r>
                      <w:r w:rsidRPr="009910C5">
                        <w:rPr>
                          <w:i w:val="0"/>
                          <w:iCs w:val="0"/>
                          <w:rtl/>
                        </w:rPr>
                        <w:instrText xml:space="preserve"> תמונה \* </w:instrText>
                      </w:r>
                      <w:r w:rsidRPr="009910C5">
                        <w:rPr>
                          <w:i w:val="0"/>
                          <w:iCs w:val="0"/>
                        </w:rPr>
                        <w:instrText>ARABIC</w:instrText>
                      </w:r>
                      <w:r w:rsidRPr="009910C5">
                        <w:rPr>
                          <w:i w:val="0"/>
                          <w:iCs w:val="0"/>
                          <w:rtl/>
                        </w:rPr>
                        <w:instrText xml:space="preserve"> </w:instrText>
                      </w:r>
                      <w:r w:rsidRPr="009910C5">
                        <w:rPr>
                          <w:i w:val="0"/>
                          <w:iCs w:val="0"/>
                          <w:rtl/>
                        </w:rPr>
                        <w:fldChar w:fldCharType="separate"/>
                      </w:r>
                      <w:r w:rsidR="009511CC" w:rsidRPr="009910C5">
                        <w:rPr>
                          <w:i w:val="0"/>
                          <w:iCs w:val="0"/>
                          <w:noProof/>
                          <w:rtl/>
                        </w:rPr>
                        <w:t>3</w:t>
                      </w:r>
                      <w:r w:rsidRPr="009910C5">
                        <w:rPr>
                          <w:i w:val="0"/>
                          <w:iCs w:val="0"/>
                          <w:rtl/>
                        </w:rPr>
                        <w:fldChar w:fldCharType="end"/>
                      </w:r>
                      <w:r w:rsidRPr="009910C5">
                        <w:rPr>
                          <w:rFonts w:hint="cs"/>
                          <w:i w:val="0"/>
                          <w:iCs w:val="0"/>
                          <w:rtl/>
                        </w:rPr>
                        <w:t xml:space="preserve"> </w:t>
                      </w:r>
                      <w:r w:rsidRPr="009910C5">
                        <w:rPr>
                          <w:i w:val="0"/>
                          <w:iCs w:val="0"/>
                          <w:rtl/>
                        </w:rPr>
                        <w:t>–</w:t>
                      </w:r>
                      <w:r w:rsidRPr="009910C5">
                        <w:rPr>
                          <w:rFonts w:hint="cs"/>
                          <w:i w:val="0"/>
                          <w:iCs w:val="0"/>
                          <w:rtl/>
                        </w:rPr>
                        <w:t xml:space="preserve"> תופעת פלורסנציה לפי דיאגרמת </w:t>
                      </w:r>
                      <w:r w:rsidRPr="009910C5">
                        <w:rPr>
                          <w:i w:val="0"/>
                          <w:iCs w:val="0"/>
                        </w:rPr>
                        <w:t>Jablonsky</w:t>
                      </w:r>
                      <w:r w:rsidRPr="009910C5">
                        <w:rPr>
                          <w:rFonts w:hint="cs"/>
                          <w:i w:val="0"/>
                          <w:iCs w:val="0"/>
                          <w:rtl/>
                        </w:rPr>
                        <w:t>. נלקח מתוך</w:t>
                      </w:r>
                      <w:r w:rsidRPr="009910C5">
                        <w:rPr>
                          <w:i w:val="0"/>
                          <w:iCs w:val="0"/>
                        </w:rPr>
                        <w:t xml:space="preserve"> Principles of Fluorescence Spectroscopy</w:t>
                      </w:r>
                      <w:r w:rsidRPr="009910C5">
                        <w:rPr>
                          <w:rFonts w:hint="cs"/>
                          <w:i w:val="0"/>
                          <w:iCs w:val="0"/>
                          <w:rtl/>
                        </w:rPr>
                        <w:t xml:space="preserve"> [41]</w:t>
                      </w:r>
                    </w:p>
                  </w:txbxContent>
                </v:textbox>
                <w10:wrap type="topAndBottom"/>
              </v:shape>
            </w:pict>
          </mc:Fallback>
        </mc:AlternateContent>
      </w:r>
      <w:r w:rsidR="00055EA4" w:rsidRPr="00152E69">
        <w:rPr>
          <w:noProof/>
          <w:rtl/>
          <w:lang w:val="en-GB" w:eastAsia="en-GB"/>
        </w:rPr>
        <w:drawing>
          <wp:anchor distT="0" distB="0" distL="114300" distR="114300" simplePos="0" relativeHeight="251658240" behindDoc="0" locked="0" layoutInCell="1" allowOverlap="1" wp14:anchorId="7257C003" wp14:editId="2B6E1D0A">
            <wp:simplePos x="0" y="0"/>
            <wp:positionH relativeFrom="margin">
              <wp:posOffset>1009015</wp:posOffset>
            </wp:positionH>
            <wp:positionV relativeFrom="paragraph">
              <wp:posOffset>1960880</wp:posOffset>
            </wp:positionV>
            <wp:extent cx="3716655" cy="190563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DA4" w:rsidRPr="00152E69">
        <w:rPr>
          <w:rtl/>
        </w:rPr>
        <w:t>פלואורסנציה הינה תופעה טבעית המתרחשת  כתוצאה מבליעת פוטון ע"י מולקולה או יון. הבליעה גורמת לעירור אלקטרון במולקולה מהרמה האנרגטית הנמוכה במצב היציב (</w:t>
      </w:r>
      <w:r w:rsidR="00054DA4" w:rsidRPr="00152E69">
        <w:t>ground state</w:t>
      </w:r>
      <w:r w:rsidR="00054DA4" w:rsidRPr="00152E69">
        <w:rPr>
          <w:rtl/>
        </w:rPr>
        <w:t>) שבה הוא נמצא לאחת הרמות האנרגטיות במצב מעורר (</w:t>
      </w:r>
      <w:r w:rsidR="00054DA4" w:rsidRPr="00152E69">
        <w:t>excited state</w:t>
      </w:r>
      <w:r w:rsidR="00054DA4" w:rsidRPr="00152E69">
        <w:rPr>
          <w:rtl/>
        </w:rPr>
        <w:t xml:space="preserve">). במצב מעורר, האלקטרון מאבד חלק מהאנרגיה כתוצאה מתנודות בקשרים תוך-מולקולריים, התנגשויות ואינטראקציות בין מולקולות ללא פליטת אור ודועך עד לרמה האנרגטית הנמוכה של המצב המעורר. מהרמה האנרגטית הנמוכה של המצב המעורער, האלקטרון חוזר תוך כדי פליטת פוטון בעל אנרגיה נמוכה יותר (אורך גל ארוך יותר) מהפוטון שנבלע, לאחת מרמות האנרגטיות במצב היציב. מהרמה האנרגטית אליה חזר במצב היציב, האלקטרון חוזר למיקומו המקורי (הרמה האנרגטית הנמוכה במצב היציב) ע"י איבוד אנרגיה ללא פליטת אור </w:t>
      </w:r>
      <w:r w:rsidR="00054DA4" w:rsidRPr="00152E69">
        <w:rPr>
          <w:noProof/>
          <w:rtl/>
        </w:rPr>
        <w:t>[41]</w:t>
      </w:r>
    </w:p>
    <w:p w:rsidR="00054DA4" w:rsidRPr="00152E69" w:rsidRDefault="00054DA4" w:rsidP="00302B1E">
      <w:pPr>
        <w:rPr>
          <w:rtl/>
        </w:rPr>
      </w:pPr>
      <w:r w:rsidRPr="00152E69">
        <w:rPr>
          <w:rtl/>
        </w:rPr>
        <w:t xml:space="preserve">מדידה של תופעת הפלואורסנציה יכולה להוות כלי למדידת חומרים אורגניים בתמיסה. בחומרים אורגניים מסוימים, בעיקר כאלה בעלי מבנה טבעתי, מתקיימת פלואורסנציה כאשר הם מוארים באורך גל ספציפי. התופעה תוארה בעבר רבות ככלי לכימות קבוצות חומרים אורגניים ובמיוחד חומרים </w:t>
      </w:r>
      <w:proofErr w:type="spellStart"/>
      <w:r w:rsidRPr="00152E69">
        <w:rPr>
          <w:rtl/>
        </w:rPr>
        <w:t>הומיים</w:t>
      </w:r>
      <w:proofErr w:type="spellEnd"/>
      <w:r w:rsidRPr="00152E69">
        <w:rPr>
          <w:rtl/>
        </w:rPr>
        <w:t xml:space="preserve"> וחומרים "חלבוניים" (המכילים חומצות אמינו ארומטיות: </w:t>
      </w:r>
      <w:proofErr w:type="spellStart"/>
      <w:r w:rsidRPr="00152E69">
        <w:rPr>
          <w:rtl/>
        </w:rPr>
        <w:t>טירוזין</w:t>
      </w:r>
      <w:proofErr w:type="spellEnd"/>
      <w:r w:rsidRPr="00152E69">
        <w:rPr>
          <w:rtl/>
        </w:rPr>
        <w:t xml:space="preserve">, טריפטופן </w:t>
      </w:r>
      <w:proofErr w:type="spellStart"/>
      <w:r w:rsidRPr="00152E69">
        <w:rPr>
          <w:rtl/>
        </w:rPr>
        <w:t>ופניל-אלנין</w:t>
      </w:r>
      <w:proofErr w:type="spellEnd"/>
      <w:r w:rsidRPr="00152E69">
        <w:rPr>
          <w:rtl/>
        </w:rPr>
        <w:t xml:space="preserve">). החומרים החלבוניים יכולים להיות חומצות אמינו חופשיות, חלבונים, חלקי חלבון </w:t>
      </w:r>
      <w:proofErr w:type="spellStart"/>
      <w:r w:rsidRPr="00152E69">
        <w:rPr>
          <w:rtl/>
        </w:rPr>
        <w:t>ופפטידים</w:t>
      </w:r>
      <w:proofErr w:type="spellEnd"/>
      <w:r w:rsidRPr="00152E69">
        <w:rPr>
          <w:rtl/>
        </w:rPr>
        <w:t xml:space="preserve"> קצרים ואף מולקולות אורגניות מורכבות המכילות חומצות אמינו. חומרים אלה במי שתייה מהווים אינדיקציה לנוכחות של מיקרואורגניזמים במים ויכולים לשמש לכימות המיקרואורגניזמים</w:t>
      </w:r>
      <w:r w:rsidR="00055EA4" w:rsidRPr="00152E69">
        <w:rPr>
          <w:rtl/>
        </w:rPr>
        <w:t xml:space="preserve"> [42-45]</w:t>
      </w:r>
      <w:r w:rsidRPr="00152E69">
        <w:rPr>
          <w:rtl/>
        </w:rPr>
        <w:t>.</w:t>
      </w:r>
    </w:p>
    <w:p w:rsidR="00054DA4" w:rsidRPr="00152E69" w:rsidRDefault="00054DA4" w:rsidP="00402C11">
      <w:pPr>
        <w:pStyle w:val="3"/>
        <w:rPr>
          <w:rtl/>
        </w:rPr>
      </w:pPr>
      <w:r w:rsidRPr="00152E69">
        <w:rPr>
          <w:rtl/>
        </w:rPr>
        <w:t>שימוש בפלואורסנציה לזיהוי חיידקים במי שתייה</w:t>
      </w:r>
    </w:p>
    <w:p w:rsidR="00054DA4" w:rsidRPr="00152E69" w:rsidRDefault="00054DA4" w:rsidP="00AD6540">
      <w:pPr>
        <w:rPr>
          <w:rtl/>
        </w:rPr>
      </w:pPr>
      <w:r w:rsidRPr="00152E69">
        <w:rPr>
          <w:rtl/>
        </w:rPr>
        <w:t xml:space="preserve"> כיוון שבתעשיית המים נדרשת יכולת הערכה מהירה לאיכות טיפול במים (סינון, כלורינציה וכו'), הוצע בעבודתו של </w:t>
      </w:r>
      <w:r w:rsidRPr="00152E69">
        <w:t>Cohen</w:t>
      </w:r>
      <w:r w:rsidRPr="00152E69">
        <w:rPr>
          <w:rtl/>
        </w:rPr>
        <w:t xml:space="preserve"> ושותפיו מ-2014 כי בדיקת פלואורסנציה יכולה לשמש להערכת איכות הטיפול במים. בעבודתם בחנו החוקרים את כלל תגובות הפלואורסנציה המתקבלות מהארה באור באורכי הגל שבין </w:t>
      </w:r>
      <w:r w:rsidRPr="00152E69">
        <w:t>200-800 nm</w:t>
      </w:r>
      <w:r w:rsidRPr="00152E69">
        <w:rPr>
          <w:rtl/>
        </w:rPr>
        <w:t xml:space="preserve"> (בקפיצות של </w:t>
      </w:r>
      <w:r w:rsidRPr="00152E69">
        <w:t>5 nm</w:t>
      </w:r>
      <w:r w:rsidRPr="00152E69">
        <w:rPr>
          <w:rtl/>
        </w:rPr>
        <w:t xml:space="preserve">). מן הנתונים בנו החוקרים מפות תלת ממדיות המתבססות על עוצמת הפלואורסנציה לפי אורך גל העירור ואורך הגל ההארה, אותן כינו </w:t>
      </w:r>
      <w:r w:rsidRPr="00152E69">
        <w:t xml:space="preserve">Excitation/Emission </w:t>
      </w:r>
      <w:proofErr w:type="spellStart"/>
      <w:r w:rsidRPr="00152E69">
        <w:t>Martix</w:t>
      </w:r>
      <w:proofErr w:type="spellEnd"/>
      <w:r w:rsidRPr="00152E69">
        <w:rPr>
          <w:rtl/>
        </w:rPr>
        <w:t xml:space="preserve"> (</w:t>
      </w:r>
      <w:r w:rsidRPr="00152E69">
        <w:t>EEM</w:t>
      </w:r>
      <w:r w:rsidRPr="00152E69">
        <w:rPr>
          <w:rtl/>
        </w:rPr>
        <w:t xml:space="preserve">). החוקרים מצאו קשר בין תופעות פלורסנטיות ב-5 </w:t>
      </w:r>
      <w:r w:rsidRPr="00152E69">
        <w:rPr>
          <w:rtl/>
        </w:rPr>
        <w:lastRenderedPageBreak/>
        <w:t>"</w:t>
      </w:r>
      <w:proofErr w:type="spellStart"/>
      <w:r w:rsidRPr="00152E69">
        <w:rPr>
          <w:rtl/>
        </w:rPr>
        <w:t>איזורי</w:t>
      </w:r>
      <w:proofErr w:type="spellEnd"/>
      <w:r w:rsidRPr="00152E69">
        <w:rPr>
          <w:rtl/>
        </w:rPr>
        <w:t xml:space="preserve"> </w:t>
      </w:r>
      <w:proofErr w:type="spellStart"/>
      <w:r w:rsidRPr="00152E69">
        <w:rPr>
          <w:rtl/>
        </w:rPr>
        <w:t>פלורסנציה</w:t>
      </w:r>
      <w:proofErr w:type="spellEnd"/>
      <w:r w:rsidRPr="00152E69">
        <w:rPr>
          <w:rtl/>
        </w:rPr>
        <w:t>" ב-</w:t>
      </w:r>
      <w:r w:rsidRPr="00152E69">
        <w:t>EEMs</w:t>
      </w:r>
      <w:r w:rsidRPr="00152E69">
        <w:rPr>
          <w:rtl/>
        </w:rPr>
        <w:t>. אזור אחד כזה, אשר כונה "חלבוני", נראה במפת ה-</w:t>
      </w:r>
      <w:r w:rsidRPr="00152E69">
        <w:t>EEM</w:t>
      </w:r>
      <w:r w:rsidRPr="00152E69">
        <w:rPr>
          <w:rtl/>
        </w:rPr>
        <w:t xml:space="preserve"> כאשר עירור באורכי גל </w:t>
      </w:r>
      <w:r w:rsidRPr="00152E69">
        <w:t>&lt;240, 275</w:t>
      </w:r>
      <w:r w:rsidRPr="00152E69">
        <w:rPr>
          <w:rtl/>
        </w:rPr>
        <w:t xml:space="preserve"> (עקב סטיית מכשירים ייתכן וישנם אורכי גל מעט קטנים מ-</w:t>
      </w:r>
      <w:r w:rsidRPr="00152E69">
        <w:t>240</w:t>
      </w:r>
      <w:r w:rsidRPr="00152E69">
        <w:rPr>
          <w:rtl/>
        </w:rPr>
        <w:t xml:space="preserve">) גרם להארה באורך גל </w:t>
      </w:r>
      <w:r w:rsidRPr="00152E69">
        <w:t>346 nm</w:t>
      </w:r>
      <w:r w:rsidRPr="00152E69">
        <w:rPr>
          <w:rtl/>
        </w:rPr>
        <w:t xml:space="preserve">. הכינוי "חלבוני" ניתן היות ותגובה זו תוארה כבר בספרות בעבר כקשורה לנוכחות של חומצות אמינו פלורסנטיות </w:t>
      </w:r>
      <w:proofErr w:type="spellStart"/>
      <w:r w:rsidRPr="00152E69">
        <w:rPr>
          <w:rtl/>
        </w:rPr>
        <w:t>טירוזין</w:t>
      </w:r>
      <w:proofErr w:type="spellEnd"/>
      <w:r w:rsidRPr="00152E69">
        <w:rPr>
          <w:rtl/>
        </w:rPr>
        <w:t xml:space="preserve">, טריפטופן </w:t>
      </w:r>
      <w:proofErr w:type="spellStart"/>
      <w:r w:rsidRPr="00152E69">
        <w:rPr>
          <w:rtl/>
        </w:rPr>
        <w:t>ופניל-אלנין</w:t>
      </w:r>
      <w:proofErr w:type="spellEnd"/>
      <w:r w:rsidRPr="00152E69">
        <w:rPr>
          <w:rtl/>
        </w:rPr>
        <w:t xml:space="preserve"> </w:t>
      </w:r>
      <w:r w:rsidRPr="00152E69">
        <w:rPr>
          <w:noProof/>
          <w:rtl/>
        </w:rPr>
        <w:t>[42-46]</w:t>
      </w:r>
      <w:r w:rsidRPr="00152E69">
        <w:rPr>
          <w:rtl/>
        </w:rPr>
        <w:t xml:space="preserve">. החוקרים גם הראו שלאחר טיפול במים להסרת החיידקים (בכלורינציה, סינון ובשיטת בֻוצָה משֻפעלת – </w:t>
      </w:r>
      <w:r w:rsidRPr="00152E69">
        <w:t>Activated Sludge</w:t>
      </w:r>
      <w:r w:rsidRPr="00152E69">
        <w:rPr>
          <w:rtl/>
        </w:rPr>
        <w:t xml:space="preserve">) עוצמת ההארה יורדת באופן משמעותי, דבר המצביע על איכות הטיפול הביולוגי להסרת מיקרואורגניזמים. בעבודת המשך שנעשתה ע"י </w:t>
      </w:r>
      <w:proofErr w:type="spellStart"/>
      <w:r w:rsidRPr="00152E69">
        <w:t>Simelane</w:t>
      </w:r>
      <w:proofErr w:type="spellEnd"/>
      <w:r w:rsidRPr="00152E69">
        <w:rPr>
          <w:rtl/>
        </w:rPr>
        <w:t xml:space="preserve"> נמצאה קורלציה בין עוצמה ההארה בטווח הנ"ל לכמות חיידקים כללית במי ברז, כפי שנמדדה בשיטות מסורתיות (ספירת מושבות לאחר גידול בתנאים אופטימליים). החוקרים הראו יכולת לזהות במים חיידקים ספציפיים (</w:t>
      </w:r>
      <w:r w:rsidRPr="00152E69">
        <w:rPr>
          <w:i/>
          <w:iCs/>
        </w:rPr>
        <w:t xml:space="preserve">E. </w:t>
      </w:r>
      <w:proofErr w:type="gramStart"/>
      <w:r w:rsidRPr="00152E69">
        <w:rPr>
          <w:i/>
          <w:iCs/>
        </w:rPr>
        <w:t>coli</w:t>
      </w:r>
      <w:proofErr w:type="gramEnd"/>
      <w:r w:rsidRPr="00152E69">
        <w:rPr>
          <w:i/>
          <w:iCs/>
        </w:rPr>
        <w:t xml:space="preserve">, P. </w:t>
      </w:r>
      <w:proofErr w:type="spellStart"/>
      <w:r w:rsidRPr="00152E69">
        <w:rPr>
          <w:i/>
          <w:iCs/>
        </w:rPr>
        <w:t>aeroginusa</w:t>
      </w:r>
      <w:proofErr w:type="spellEnd"/>
      <w:r w:rsidRPr="00152E69">
        <w:rPr>
          <w:i/>
          <w:iCs/>
        </w:rPr>
        <w:t xml:space="preserve">, B. </w:t>
      </w:r>
      <w:proofErr w:type="spellStart"/>
      <w:r w:rsidRPr="00152E69">
        <w:rPr>
          <w:i/>
          <w:iCs/>
        </w:rPr>
        <w:t>subtilis</w:t>
      </w:r>
      <w:proofErr w:type="spellEnd"/>
      <w:r w:rsidRPr="00152E69">
        <w:rPr>
          <w:rtl/>
        </w:rPr>
        <w:t xml:space="preserve">) אך לא הצליחו להבחין ביניהם. החוקרים הצליחו להבחין בחיידקים עד ריכוז של </w:t>
      </w:r>
      <w:r w:rsidRPr="00152E69">
        <w:t>10</w:t>
      </w:r>
      <w:r w:rsidRPr="00152E69">
        <w:rPr>
          <w:vertAlign w:val="superscript"/>
        </w:rPr>
        <w:t>4</w:t>
      </w:r>
      <w:r w:rsidRPr="00152E69">
        <w:t xml:space="preserve"> CFUs/ml</w:t>
      </w:r>
      <w:r w:rsidRPr="00152E69">
        <w:rPr>
          <w:rtl/>
        </w:rPr>
        <w:t xml:space="preserve"> </w:t>
      </w:r>
      <w:r w:rsidRPr="00152E69">
        <w:rPr>
          <w:noProof/>
          <w:rtl/>
        </w:rPr>
        <w:t>[47]</w:t>
      </w:r>
      <w:r w:rsidRPr="00152E69">
        <w:rPr>
          <w:rtl/>
        </w:rPr>
        <w:t xml:space="preserve">. עבודות אלו מראות לנו כי קיים קשר ברור בין ריכוז החיידקים לעוצמת הפלואורסנציה שניתן לזהות במכשיר </w:t>
      </w:r>
      <w:proofErr w:type="spellStart"/>
      <w:r w:rsidRPr="00152E69">
        <w:rPr>
          <w:rtl/>
        </w:rPr>
        <w:t>ספקטרופלואורומטר</w:t>
      </w:r>
      <w:proofErr w:type="spellEnd"/>
      <w:r w:rsidRPr="00152E69">
        <w:rPr>
          <w:rtl/>
        </w:rPr>
        <w:t xml:space="preserve">, דבר המצביע כי ייתכן וניתן להשתמש בטכנולוגיה זו לכימות עומס </w:t>
      </w:r>
      <w:proofErr w:type="spellStart"/>
      <w:r w:rsidRPr="00152E69">
        <w:rPr>
          <w:rtl/>
        </w:rPr>
        <w:t>מיקרוביאלי</w:t>
      </w:r>
      <w:proofErr w:type="spellEnd"/>
      <w:r w:rsidRPr="00152E69">
        <w:rPr>
          <w:rtl/>
        </w:rPr>
        <w:t xml:space="preserve"> במי שתייה בתעשייה. </w:t>
      </w:r>
    </w:p>
    <w:p w:rsidR="009A33B0" w:rsidRPr="00152E69" w:rsidRDefault="009A33B0">
      <w:pPr>
        <w:bidi w:val="0"/>
        <w:spacing w:before="0" w:after="160" w:line="259" w:lineRule="auto"/>
        <w:rPr>
          <w:rFonts w:eastAsiaTheme="majorEastAsia"/>
          <w:b/>
          <w:bCs/>
          <w:color w:val="auto"/>
          <w:sz w:val="40"/>
          <w:szCs w:val="32"/>
          <w:u w:val="single"/>
          <w:rtl/>
        </w:rPr>
      </w:pPr>
      <w:r w:rsidRPr="00152E69">
        <w:rPr>
          <w:rtl/>
        </w:rPr>
        <w:br w:type="page"/>
      </w:r>
    </w:p>
    <w:p w:rsidR="00054DA4" w:rsidRPr="00152E69" w:rsidRDefault="00054DA4" w:rsidP="000A5824">
      <w:pPr>
        <w:pStyle w:val="1"/>
        <w:rPr>
          <w:rtl/>
        </w:rPr>
      </w:pPr>
      <w:r w:rsidRPr="00152E69">
        <w:rPr>
          <w:rtl/>
        </w:rPr>
        <w:lastRenderedPageBreak/>
        <w:t>השערות ומטרות העבודה</w:t>
      </w:r>
    </w:p>
    <w:p w:rsidR="00054DA4" w:rsidRPr="00152E69" w:rsidRDefault="005E0690" w:rsidP="009731B0">
      <w:pPr>
        <w:pStyle w:val="2"/>
        <w:rPr>
          <w:rtl/>
        </w:rPr>
      </w:pPr>
      <w:r w:rsidRPr="00152E69">
        <w:rPr>
          <w:rtl/>
        </w:rPr>
        <w:t>השער</w:t>
      </w:r>
      <w:r w:rsidR="00054DA4" w:rsidRPr="00152E69">
        <w:rPr>
          <w:rtl/>
        </w:rPr>
        <w:t>ת המחקר</w:t>
      </w:r>
    </w:p>
    <w:p w:rsidR="00251B9D" w:rsidRPr="00152E69" w:rsidRDefault="00625D8E" w:rsidP="005E0690">
      <w:pPr>
        <w:rPr>
          <w:rtl/>
        </w:rPr>
      </w:pPr>
      <w:r w:rsidRPr="00152E69">
        <w:rPr>
          <w:rtl/>
        </w:rPr>
        <w:t>הדיווחים</w:t>
      </w:r>
      <w:r w:rsidR="00327871" w:rsidRPr="00152E69">
        <w:rPr>
          <w:rtl/>
        </w:rPr>
        <w:t xml:space="preserve"> </w:t>
      </w:r>
      <w:r w:rsidRPr="00152E69">
        <w:rPr>
          <w:rtl/>
        </w:rPr>
        <w:t>לעיל מדגימים יכולת</w:t>
      </w:r>
      <w:r w:rsidR="00327871" w:rsidRPr="00152E69">
        <w:rPr>
          <w:rtl/>
        </w:rPr>
        <w:t xml:space="preserve"> </w:t>
      </w:r>
      <w:r w:rsidR="005E0690" w:rsidRPr="00152E69">
        <w:rPr>
          <w:rtl/>
        </w:rPr>
        <w:t xml:space="preserve">טובה של </w:t>
      </w:r>
      <w:r w:rsidR="00327871" w:rsidRPr="00152E69">
        <w:rPr>
          <w:rtl/>
        </w:rPr>
        <w:t xml:space="preserve">זיהוי חיידקים </w:t>
      </w:r>
      <w:proofErr w:type="spellStart"/>
      <w:r w:rsidR="00327871" w:rsidRPr="00152E69">
        <w:rPr>
          <w:rtl/>
        </w:rPr>
        <w:t>בספקטר</w:t>
      </w:r>
      <w:r w:rsidRPr="00152E69">
        <w:rPr>
          <w:rtl/>
        </w:rPr>
        <w:t>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גבוהה</w:t>
      </w:r>
      <w:r w:rsidR="005E0690" w:rsidRPr="00152E69">
        <w:rPr>
          <w:rtl/>
        </w:rPr>
        <w:t xml:space="preserve"> וכן היתכנות של זיהוי באמצעות פלואורסנציה</w:t>
      </w:r>
      <w:r w:rsidRPr="00152E69">
        <w:rPr>
          <w:rtl/>
        </w:rPr>
        <w:t xml:space="preserve">. </w:t>
      </w:r>
      <w:r w:rsidR="00251B9D" w:rsidRPr="00152E69">
        <w:rPr>
          <w:rtl/>
        </w:rPr>
        <w:t>אנו משערים ש</w:t>
      </w:r>
      <w:r w:rsidR="005E0690" w:rsidRPr="00152E69">
        <w:rPr>
          <w:rtl/>
        </w:rPr>
        <w:t>שימוש ב</w:t>
      </w:r>
      <w:r w:rsidR="00251B9D" w:rsidRPr="00152E69">
        <w:rPr>
          <w:rtl/>
        </w:rPr>
        <w:t>כלים לכריית מידע (</w:t>
      </w:r>
      <w:r w:rsidR="00251B9D" w:rsidRPr="00152E69">
        <w:t>Data mining</w:t>
      </w:r>
      <w:r w:rsidR="00251B9D" w:rsidRPr="00152E69">
        <w:rPr>
          <w:rtl/>
        </w:rPr>
        <w:t xml:space="preserve">) </w:t>
      </w:r>
      <w:r w:rsidR="005E0690" w:rsidRPr="00152E69">
        <w:rPr>
          <w:rtl/>
        </w:rPr>
        <w:t>יכול לאפשר גילוי וזיהוי של</w:t>
      </w:r>
      <w:r w:rsidR="00251B9D" w:rsidRPr="00152E69">
        <w:rPr>
          <w:rtl/>
        </w:rPr>
        <w:t xml:space="preserve"> חיידקים </w:t>
      </w:r>
      <w:r w:rsidR="005E0690" w:rsidRPr="00152E69">
        <w:rPr>
          <w:rtl/>
        </w:rPr>
        <w:t xml:space="preserve">הן </w:t>
      </w:r>
      <w:r w:rsidR="00251B9D" w:rsidRPr="00152E69">
        <w:rPr>
          <w:rtl/>
        </w:rPr>
        <w:t xml:space="preserve">באמצעות </w:t>
      </w:r>
      <w:proofErr w:type="spellStart"/>
      <w:r w:rsidR="00251B9D" w:rsidRPr="00152E69">
        <w:rPr>
          <w:rtl/>
        </w:rPr>
        <w:t>ספקטרוסקופיית</w:t>
      </w:r>
      <w:proofErr w:type="spellEnd"/>
      <w:r w:rsidR="00251B9D" w:rsidRPr="00152E69">
        <w:rPr>
          <w:rtl/>
        </w:rPr>
        <w:t xml:space="preserve"> </w:t>
      </w:r>
      <w:proofErr w:type="spellStart"/>
      <w:r w:rsidR="00251B9D" w:rsidRPr="00152E69">
        <w:rPr>
          <w:rtl/>
        </w:rPr>
        <w:t>ראמאן</w:t>
      </w:r>
      <w:proofErr w:type="spellEnd"/>
      <w:r w:rsidR="00251B9D" w:rsidRPr="00152E69">
        <w:rPr>
          <w:rtl/>
        </w:rPr>
        <w:t xml:space="preserve"> ברזולוציה נמוכה</w:t>
      </w:r>
      <w:r w:rsidR="005E0690" w:rsidRPr="00152E69">
        <w:rPr>
          <w:rtl/>
        </w:rPr>
        <w:t xml:space="preserve"> והן בפלואורסנציה</w:t>
      </w:r>
      <w:r w:rsidRPr="00152E69">
        <w:rPr>
          <w:rtl/>
        </w:rPr>
        <w:t xml:space="preserve">, כאשר </w:t>
      </w:r>
      <w:r w:rsidR="005E0690" w:rsidRPr="00152E69">
        <w:rPr>
          <w:rtl/>
        </w:rPr>
        <w:t>הכמות הגדולה של נתונים יכולה לאפשר עיבוד מעמיק יותר</w:t>
      </w:r>
      <w:r w:rsidR="00251B9D" w:rsidRPr="00152E69">
        <w:rPr>
          <w:rtl/>
        </w:rPr>
        <w:t>.</w:t>
      </w:r>
    </w:p>
    <w:p w:rsidR="00054DA4" w:rsidRPr="00152E69" w:rsidRDefault="00054DA4" w:rsidP="009731B0">
      <w:pPr>
        <w:pStyle w:val="2"/>
        <w:rPr>
          <w:rtl/>
        </w:rPr>
      </w:pPr>
      <w:r w:rsidRPr="00152E69">
        <w:rPr>
          <w:rtl/>
        </w:rPr>
        <w:t>מטרות העבודה</w:t>
      </w:r>
    </w:p>
    <w:p w:rsidR="00054DA4" w:rsidRPr="00152E69" w:rsidRDefault="00054DA4" w:rsidP="00054DA4">
      <w:pPr>
        <w:pStyle w:val="aff9"/>
        <w:numPr>
          <w:ilvl w:val="0"/>
          <w:numId w:val="21"/>
        </w:num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לגילוי וכימות חיידקים במים.</w:t>
      </w:r>
    </w:p>
    <w:p w:rsidR="00054DA4" w:rsidRPr="00152E69" w:rsidRDefault="00054DA4" w:rsidP="00054DA4">
      <w:pPr>
        <w:pStyle w:val="aff9"/>
        <w:numPr>
          <w:ilvl w:val="0"/>
          <w:numId w:val="21"/>
        </w:num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לזיהוי סוגי חיידקים במים.</w:t>
      </w:r>
    </w:p>
    <w:p w:rsidR="00054DA4" w:rsidRPr="00152E69" w:rsidRDefault="00054DA4" w:rsidP="00DB3B41">
      <w:pPr>
        <w:pStyle w:val="aff9"/>
        <w:rPr>
          <w:rtl/>
        </w:rPr>
      </w:pPr>
    </w:p>
    <w:p w:rsidR="00054DA4" w:rsidRPr="00152E69" w:rsidRDefault="00054DA4">
      <w:pPr>
        <w:bidi w:val="0"/>
        <w:spacing w:line="264" w:lineRule="auto"/>
        <w:rPr>
          <w:rFonts w:eastAsiaTheme="majorEastAsia"/>
          <w:caps/>
          <w:color w:val="auto"/>
          <w:sz w:val="28"/>
          <w:szCs w:val="28"/>
          <w:u w:val="single"/>
          <w:rtl/>
        </w:rPr>
      </w:pPr>
      <w:r w:rsidRPr="00152E69">
        <w:rPr>
          <w:rtl/>
        </w:rPr>
        <w:br w:type="page"/>
      </w:r>
    </w:p>
    <w:p w:rsidR="00054DA4" w:rsidRPr="00152E69" w:rsidRDefault="00054DA4" w:rsidP="00A35BF9">
      <w:pPr>
        <w:pStyle w:val="2"/>
        <w:rPr>
          <w:rtl/>
        </w:rPr>
      </w:pPr>
      <w:r w:rsidRPr="00152E69">
        <w:rPr>
          <w:rtl/>
        </w:rPr>
        <w:lastRenderedPageBreak/>
        <w:t>תכנית המחקר</w:t>
      </w:r>
    </w:p>
    <w:p w:rsidR="00054DA4" w:rsidRPr="00152E69" w:rsidRDefault="00054DA4" w:rsidP="00C4496E">
      <w:pPr>
        <w:pStyle w:val="3"/>
        <w:rPr>
          <w:b/>
          <w:bCs/>
          <w:rtl/>
        </w:rPr>
      </w:pPr>
      <w:r w:rsidRPr="00152E69">
        <w:rPr>
          <w:b/>
          <w:bCs/>
          <w:rtl/>
        </w:rPr>
        <w:t xml:space="preserve">חלק </w:t>
      </w:r>
      <w:r w:rsidRPr="00152E69">
        <w:rPr>
          <w:b/>
          <w:bCs/>
        </w:rPr>
        <w:t>I</w:t>
      </w:r>
      <w:r w:rsidRPr="00152E69">
        <w:rPr>
          <w:b/>
          <w:bCs/>
          <w:rtl/>
        </w:rPr>
        <w:t xml:space="preserve"> – </w:t>
      </w:r>
      <w:proofErr w:type="spellStart"/>
      <w:r w:rsidRPr="00152E69">
        <w:rPr>
          <w:b/>
          <w:bCs/>
          <w:rtl/>
        </w:rPr>
        <w:t>ספקטרוסקופיית</w:t>
      </w:r>
      <w:proofErr w:type="spellEnd"/>
      <w:r w:rsidRPr="00152E69">
        <w:rPr>
          <w:b/>
          <w:bCs/>
          <w:rtl/>
        </w:rPr>
        <w:t xml:space="preserve"> </w:t>
      </w:r>
      <w:proofErr w:type="spellStart"/>
      <w:r w:rsidRPr="00152E69">
        <w:rPr>
          <w:b/>
          <w:bCs/>
          <w:rtl/>
        </w:rPr>
        <w:t>ראמאן</w:t>
      </w:r>
      <w:proofErr w:type="spellEnd"/>
    </w:p>
    <w:p w:rsidR="00054DA4" w:rsidRPr="00152E69" w:rsidRDefault="00054DA4" w:rsidP="00C4496E">
      <w:pPr>
        <w:pStyle w:val="4"/>
        <w:rPr>
          <w:rtl/>
        </w:rPr>
      </w:pPr>
      <w:r w:rsidRPr="00152E69">
        <w:rPr>
          <w:rtl/>
        </w:rPr>
        <w:t xml:space="preserve">שלב 1 – אופטימיזציה </w:t>
      </w:r>
    </w:p>
    <w:p w:rsidR="00054DA4" w:rsidRPr="00152E69" w:rsidRDefault="00054DA4" w:rsidP="0038532F">
      <w:pPr>
        <w:rPr>
          <w:rtl/>
        </w:rPr>
      </w:pPr>
      <w:r w:rsidRPr="00152E69">
        <w:rPr>
          <w:rtl/>
        </w:rPr>
        <w:t xml:space="preserve">במהלך העבודה יבוצע תהליך אופטימיזציה למכשיר </w:t>
      </w:r>
      <w:proofErr w:type="spellStart"/>
      <w:r w:rsidRPr="00152E69">
        <w:rPr>
          <w:rtl/>
        </w:rPr>
        <w:t>ספקטרוסקופיית</w:t>
      </w:r>
      <w:proofErr w:type="spellEnd"/>
      <w:r w:rsidRPr="00152E69">
        <w:rPr>
          <w:rtl/>
        </w:rPr>
        <w:t xml:space="preserve"> </w:t>
      </w:r>
      <w:proofErr w:type="spellStart"/>
      <w:r w:rsidRPr="00152E69">
        <w:rPr>
          <w:rtl/>
        </w:rPr>
        <w:t>הראמאן</w:t>
      </w:r>
      <w:proofErr w:type="spellEnd"/>
      <w:r w:rsidRPr="00152E69">
        <w:rPr>
          <w:rtl/>
        </w:rPr>
        <w:t xml:space="preserve">. שלב זה נדרש למרות שבעבודות קודמות הצליחו לזהות חיידקים בטכניקה דומה משום שהציוד ששימש בעבודה ב-2005 </w:t>
      </w:r>
      <w:r w:rsidRPr="00152E69">
        <w:rPr>
          <w:noProof/>
          <w:rtl/>
        </w:rPr>
        <w:t>[38]</w:t>
      </w:r>
      <w:r w:rsidRPr="00152E69">
        <w:t xml:space="preserve"> </w:t>
      </w:r>
      <w:r w:rsidRPr="00152E69">
        <w:rPr>
          <w:rtl/>
        </w:rPr>
        <w:t xml:space="preserve">אינו תקין, הוחלף ושודרג. כיוון שחלק מהמכשיר עצמו נבנה במכון להנדסה חקלאית, יש לנסות ולהגיע לשילוב הנכון לזיהוי חיידקים מבחינת אורך הגל של הלייזר, גובה המשדר, זמן החשיפה והקריאה, גודל הדוגמה, צורת התושבת (המשפיעה על צורתה הפיזית של הדוגמה), חומר התושבת (המשפיע על החזר הלייזר), שיטת הדגימה – בטבילה, דרך זכוכית או מהאוויר, עוצמת הלייזר, כמות החזרות להפחתת ה"רעש" ואופן הכנת הדוגמה לבדיקה. לשם כך נשתמש במשדר לייזר </w:t>
      </w:r>
      <w:r w:rsidRPr="00152E69">
        <w:t>785 nm</w:t>
      </w:r>
      <w:r w:rsidRPr="00152E69">
        <w:rPr>
          <w:rtl/>
        </w:rPr>
        <w:t xml:space="preserve"> וגלאי מסוג </w:t>
      </w:r>
      <w:r w:rsidRPr="00152E69">
        <w:t>QE65</w:t>
      </w:r>
      <w:r w:rsidRPr="00152E69">
        <w:rPr>
          <w:rtl/>
        </w:rPr>
        <w:t xml:space="preserve">, שניהם של חברת </w:t>
      </w:r>
      <w:proofErr w:type="spellStart"/>
      <w:r w:rsidRPr="00152E69">
        <w:t>OceanOptics</w:t>
      </w:r>
      <w:proofErr w:type="spellEnd"/>
      <w:r w:rsidRPr="00152E69">
        <w:rPr>
          <w:rtl/>
        </w:rPr>
        <w:t xml:space="preserve">. בנוסף תבחן האפשרות לשימוש במכשיר </w:t>
      </w:r>
      <w:proofErr w:type="spellStart"/>
      <w:r w:rsidRPr="00152E69">
        <w:rPr>
          <w:rtl/>
        </w:rPr>
        <w:t>בספקטרומטר</w:t>
      </w:r>
      <w:proofErr w:type="spellEnd"/>
      <w:r w:rsidRPr="00152E69">
        <w:rPr>
          <w:rtl/>
        </w:rPr>
        <w:t xml:space="preserve"> </w:t>
      </w:r>
      <w:r w:rsidRPr="00152E69">
        <w:t>FTIR</w:t>
      </w:r>
      <w:r w:rsidRPr="00152E69">
        <w:rPr>
          <w:rtl/>
        </w:rPr>
        <w:t xml:space="preserve"> (מדגם </w:t>
      </w:r>
      <w:r w:rsidRPr="00152E69">
        <w:t>Nicolet iS50</w:t>
      </w:r>
      <w:r w:rsidRPr="00152E69">
        <w:rPr>
          <w:rtl/>
        </w:rPr>
        <w:t xml:space="preserve"> של חברת </w:t>
      </w:r>
      <w:proofErr w:type="spellStart"/>
      <w:r w:rsidRPr="00152E69">
        <w:t>ThermoFisher</w:t>
      </w:r>
      <w:proofErr w:type="spellEnd"/>
      <w:r w:rsidRPr="00152E69">
        <w:t xml:space="preserve"> Scientific</w:t>
      </w:r>
      <w:r w:rsidRPr="00152E69">
        <w:rPr>
          <w:rtl/>
        </w:rPr>
        <w:t xml:space="preserve">, </w:t>
      </w:r>
      <w:r w:rsidRPr="00152E69">
        <w:t>Tewksbury, MA</w:t>
      </w:r>
      <w:r w:rsidRPr="00152E69">
        <w:rPr>
          <w:rtl/>
        </w:rPr>
        <w:t xml:space="preserve">, ארה"ב). במהלך האופטימיזציה ניצור מאגרי נתונים שעליהם תבוצע אנליזה סטטיסטית, מבוססת על מודל מתמטי </w:t>
      </w:r>
      <w:r w:rsidRPr="00152E69">
        <w:t>PLS</w:t>
      </w:r>
      <w:r w:rsidRPr="00152E69">
        <w:rPr>
          <w:rtl/>
        </w:rPr>
        <w:t xml:space="preserve"> באמצעות תוכנות </w:t>
      </w:r>
      <w:proofErr w:type="spellStart"/>
      <w:r w:rsidRPr="00152E69">
        <w:t>Matlab</w:t>
      </w:r>
      <w:proofErr w:type="spellEnd"/>
      <w:r w:rsidRPr="00152E69">
        <w:rPr>
          <w:rtl/>
        </w:rPr>
        <w:t xml:space="preserve"> (</w:t>
      </w:r>
      <w:r w:rsidRPr="00152E69">
        <w:t>MATLAB 2015a, Systematics, Natick, MA</w:t>
      </w:r>
      <w:r w:rsidRPr="00152E69">
        <w:rPr>
          <w:rtl/>
        </w:rPr>
        <w:t>, ארה"ב) ו-</w:t>
      </w:r>
      <w:r w:rsidRPr="00152E69">
        <w:t>JMP</w:t>
      </w:r>
      <w:r w:rsidRPr="00152E69">
        <w:rPr>
          <w:rtl/>
        </w:rPr>
        <w:t xml:space="preserve"> (</w:t>
      </w:r>
      <w:r w:rsidRPr="00152E69">
        <w:t>JMP Pro 13, SAS Institute Inc., Cary, NC</w:t>
      </w:r>
      <w:r w:rsidRPr="00152E69">
        <w:rPr>
          <w:rtl/>
        </w:rPr>
        <w:t>, ארה"ב).</w:t>
      </w:r>
      <w:r w:rsidR="00BB0105" w:rsidRPr="00BB0105">
        <w:rPr>
          <w:rtl/>
        </w:rPr>
        <w:t xml:space="preserve"> במידת הצורך יבחנו גם שיטות </w:t>
      </w:r>
      <w:proofErr w:type="spellStart"/>
      <w:r w:rsidR="00BB0105" w:rsidRPr="00BB0105">
        <w:rPr>
          <w:rtl/>
        </w:rPr>
        <w:t>כימומטריות</w:t>
      </w:r>
      <w:proofErr w:type="spellEnd"/>
      <w:r w:rsidR="00BB0105" w:rsidRPr="00BB0105">
        <w:rPr>
          <w:rtl/>
        </w:rPr>
        <w:t xml:space="preserve"> נוספות כגון רשתות עצביות</w:t>
      </w:r>
      <w:r w:rsidR="0038532F">
        <w:t xml:space="preserve"> </w:t>
      </w:r>
      <w:r w:rsidR="00BB0105" w:rsidRPr="00BB0105">
        <w:rPr>
          <w:rtl/>
        </w:rPr>
        <w:t>(</w:t>
      </w:r>
      <w:r w:rsidR="0038532F">
        <w:t>Neural Networks</w:t>
      </w:r>
      <w:r w:rsidR="00BB0105" w:rsidRPr="00BB0105">
        <w:rPr>
          <w:rtl/>
        </w:rPr>
        <w:t xml:space="preserve">)  או </w:t>
      </w:r>
      <w:r w:rsidR="00BB0105">
        <w:t>Support</w:t>
      </w:r>
      <w:r w:rsidR="00BB0105" w:rsidRPr="00BB0105">
        <w:t xml:space="preserve"> V</w:t>
      </w:r>
      <w:r w:rsidR="00BB0105">
        <w:t>ector</w:t>
      </w:r>
      <w:r w:rsidR="00BB0105" w:rsidRPr="00BB0105">
        <w:t xml:space="preserve"> M</w:t>
      </w:r>
      <w:r w:rsidR="00BB0105">
        <w:t>achine</w:t>
      </w:r>
      <w:r w:rsidR="00BB0105" w:rsidRPr="00BB0105">
        <w:rPr>
          <w:rtl/>
        </w:rPr>
        <w:t xml:space="preserve">. </w:t>
      </w:r>
      <w:r w:rsidRPr="00152E69">
        <w:rPr>
          <w:rtl/>
        </w:rPr>
        <w:t xml:space="preserve"> לאורך העבודה הבדיקות תעשנה על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 xml:space="preserve">(זן </w:t>
      </w:r>
      <w:r w:rsidRPr="00152E69">
        <w:t>DH5</w:t>
      </w:r>
      <w:r w:rsidRPr="00152E69">
        <w:rPr>
          <w:rFonts w:ascii="Calibri" w:hAnsi="Calibri" w:cs="Calibri"/>
        </w:rPr>
        <w:t>α</w:t>
      </w:r>
      <w:r w:rsidRPr="00152E69">
        <w:rPr>
          <w:rtl/>
        </w:rPr>
        <w:t xml:space="preserve">). לאורך כל שלבי העבודה נשתמש בשיטות של </w:t>
      </w:r>
      <w:r w:rsidRPr="00152E69">
        <w:t>Machine Learning</w:t>
      </w:r>
      <w:r w:rsidRPr="00152E69">
        <w:rPr>
          <w:rtl/>
        </w:rPr>
        <w:t xml:space="preserve"> כדי לאמן (</w:t>
      </w:r>
      <w:r w:rsidRPr="00152E69">
        <w:t>Training</w:t>
      </w:r>
      <w:r w:rsidRPr="00152E69">
        <w:rPr>
          <w:rtl/>
        </w:rPr>
        <w:t>) את מודל החיזוי שלנו על נתונים קיימים, לבצע תיקוף (</w:t>
      </w:r>
      <w:r w:rsidRPr="00152E69">
        <w:t>Validation</w:t>
      </w:r>
      <w:r w:rsidRPr="00152E69">
        <w:rPr>
          <w:rtl/>
        </w:rPr>
        <w:t>) של יכולת החיזוי ואף לבדוק את יכולת החיזוי בתנאי אמת (</w:t>
      </w:r>
      <w:r w:rsidRPr="00152E69">
        <w:t>Prediction</w:t>
      </w:r>
      <w:r w:rsidRPr="00152E69">
        <w:rPr>
          <w:rtl/>
        </w:rPr>
        <w:t xml:space="preserve">). זאת נעשה בעזרת שימוש מגוון במודלים מבוססי </w:t>
      </w:r>
      <w:r w:rsidRPr="00152E69">
        <w:t>PLS</w:t>
      </w:r>
      <w:r w:rsidRPr="00152E69">
        <w:rPr>
          <w:rtl/>
        </w:rPr>
        <w:t>, בצירוף עיבוד-מקדים (</w:t>
      </w:r>
      <w:r w:rsidRPr="00152E69">
        <w:t>Preprocessing</w:t>
      </w:r>
      <w:r w:rsidRPr="00152E69">
        <w:rPr>
          <w:rtl/>
        </w:rPr>
        <w:t>) מתמטי כמו גזירה</w:t>
      </w:r>
      <w:r w:rsidR="0038532F">
        <w:rPr>
          <w:rFonts w:hint="cs"/>
          <w:rtl/>
        </w:rPr>
        <w:t xml:space="preserve"> (</w:t>
      </w:r>
      <w:proofErr w:type="spellStart"/>
      <w:r w:rsidR="0038532F">
        <w:t>Derivitive</w:t>
      </w:r>
      <w:proofErr w:type="spellEnd"/>
      <w:r w:rsidR="0038532F">
        <w:rPr>
          <w:rFonts w:hint="cs"/>
          <w:rtl/>
        </w:rPr>
        <w:t>)</w:t>
      </w:r>
      <w:r w:rsidRPr="00152E69">
        <w:rPr>
          <w:rtl/>
        </w:rPr>
        <w:t xml:space="preserve">. </w:t>
      </w:r>
    </w:p>
    <w:p w:rsidR="00054DA4" w:rsidRPr="00152E69" w:rsidRDefault="00054DA4" w:rsidP="00E34948">
      <w:pPr>
        <w:rPr>
          <w:rtl/>
        </w:rPr>
      </w:pPr>
      <w:r w:rsidRPr="00152E69">
        <w:rPr>
          <w:rtl/>
        </w:rPr>
        <w:t xml:space="preserve">נאסוף בין 50-200 סריקות של חיידקים במים מזוקקים על מנת לבנות מודל אמין ואיכותי לזיהוי סגולי של החיידקים במים. ככל הנראה שלב האופטימיזציה הוא הארוך ביותר ועלול לקחת מעל לשנת עבודה עד להגעה לתנאים המתאימים לזיהוי החיידקים. שיפור הפלטפורמה אמור להיות יחסית פשוט. </w:t>
      </w:r>
    </w:p>
    <w:p w:rsidR="00054DA4" w:rsidRPr="00152E69" w:rsidRDefault="00054DA4" w:rsidP="00C4496E">
      <w:pPr>
        <w:pStyle w:val="4"/>
        <w:rPr>
          <w:i/>
          <w:iCs/>
          <w:rtl/>
        </w:rPr>
      </w:pPr>
      <w:r w:rsidRPr="00152E69">
        <w:rPr>
          <w:rtl/>
        </w:rPr>
        <w:t xml:space="preserve">שלב 2 - בחינת סף הרגישות של המכשיר לחיידקי </w:t>
      </w:r>
      <w:r w:rsidRPr="00152E69">
        <w:rPr>
          <w:i/>
          <w:iCs/>
        </w:rPr>
        <w:t xml:space="preserve">E. </w:t>
      </w:r>
      <w:proofErr w:type="gramStart"/>
      <w:r w:rsidRPr="00152E69">
        <w:rPr>
          <w:i/>
          <w:iCs/>
        </w:rPr>
        <w:t>coli</w:t>
      </w:r>
      <w:proofErr w:type="gramEnd"/>
    </w:p>
    <w:p w:rsidR="008510BD" w:rsidRDefault="00054DA4" w:rsidP="006E5F45">
      <w:pPr>
        <w:rPr>
          <w:rtl/>
        </w:rPr>
      </w:pPr>
      <w:r w:rsidRPr="00152E69">
        <w:rPr>
          <w:rtl/>
        </w:rPr>
        <w:t xml:space="preserve">לאחר שתימצא הפלטפורמה המתאימה (כלומר, מצב מסוים של כלל הפרמטרים הנ"ל), תיערכנה בדיקות לבחינת יכולת המכשיר לזהות חיידקים בריכוזים נמוכים עד להגעה למינימום רגישות המכשיר. באופן זה נוכל לפתח מודל לכימות של חיידקים מזן יחיד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8510BD" w:rsidRDefault="008510BD">
      <w:pPr>
        <w:bidi w:val="0"/>
        <w:spacing w:before="0" w:after="160" w:line="259" w:lineRule="auto"/>
        <w:rPr>
          <w:rtl/>
        </w:rPr>
      </w:pPr>
      <w:r>
        <w:rPr>
          <w:rtl/>
        </w:rPr>
        <w:br w:type="page"/>
      </w:r>
    </w:p>
    <w:p w:rsidR="00054DA4" w:rsidRPr="00152E69" w:rsidRDefault="00054DA4" w:rsidP="00C4496E">
      <w:pPr>
        <w:pStyle w:val="4"/>
        <w:rPr>
          <w:i/>
          <w:iCs/>
          <w:rtl/>
        </w:rPr>
      </w:pPr>
      <w:r w:rsidRPr="00152E69">
        <w:rPr>
          <w:rtl/>
        </w:rPr>
        <w:lastRenderedPageBreak/>
        <w:t xml:space="preserve">שלב 3 - בחינת סף הרגישות של המכשיר לחיידקי </w:t>
      </w:r>
      <w:r w:rsidRPr="00152E69">
        <w:rPr>
          <w:i/>
          <w:iCs/>
        </w:rPr>
        <w:t xml:space="preserve">Bacillus </w:t>
      </w:r>
      <w:proofErr w:type="spellStart"/>
      <w:r w:rsidRPr="00152E69">
        <w:rPr>
          <w:i/>
          <w:iCs/>
        </w:rPr>
        <w:t>subtilis</w:t>
      </w:r>
      <w:proofErr w:type="spellEnd"/>
    </w:p>
    <w:p w:rsidR="00054DA4" w:rsidRPr="00152E69" w:rsidRDefault="00054DA4" w:rsidP="00CC5EE6">
      <w:pPr>
        <w:rPr>
          <w:rtl/>
        </w:rPr>
      </w:pPr>
      <w:r w:rsidRPr="00152E69">
        <w:rPr>
          <w:rtl/>
        </w:rPr>
        <w:t>בהמשך לזיהוי חיידק המודל (</w:t>
      </w:r>
      <w:r w:rsidRPr="00152E69">
        <w:rPr>
          <w:i/>
          <w:iCs/>
        </w:rPr>
        <w:t xml:space="preserve">E. </w:t>
      </w:r>
      <w:proofErr w:type="gramStart"/>
      <w:r w:rsidRPr="00152E69">
        <w:rPr>
          <w:i/>
          <w:iCs/>
        </w:rPr>
        <w:t>coli</w:t>
      </w:r>
      <w:proofErr w:type="gramEnd"/>
      <w:r w:rsidRPr="00152E69">
        <w:rPr>
          <w:rtl/>
        </w:rPr>
        <w:t xml:space="preserve">) ננסה להבחין בזן אחר של חיידקים – </w:t>
      </w:r>
      <w:r w:rsidRPr="00152E69">
        <w:rPr>
          <w:i/>
          <w:iCs/>
        </w:rPr>
        <w:t xml:space="preserve">B. </w:t>
      </w:r>
      <w:proofErr w:type="spellStart"/>
      <w:r w:rsidRPr="00152E69">
        <w:rPr>
          <w:i/>
          <w:iCs/>
        </w:rPr>
        <w:t>subtilis</w:t>
      </w:r>
      <w:proofErr w:type="spellEnd"/>
      <w:r w:rsidRPr="00152E69">
        <w:rPr>
          <w:i/>
          <w:iCs/>
          <w:rtl/>
        </w:rPr>
        <w:t xml:space="preserve"> (</w:t>
      </w:r>
      <w:r w:rsidRPr="00152E69">
        <w:rPr>
          <w:rtl/>
        </w:rPr>
        <w:t>זן</w:t>
      </w:r>
      <w:r w:rsidRPr="00152E69">
        <w:rPr>
          <w:i/>
          <w:iCs/>
          <w:rtl/>
        </w:rPr>
        <w:t xml:space="preserve"> </w:t>
      </w:r>
      <w:r w:rsidRPr="00152E69">
        <w:t>NCIB</w:t>
      </w:r>
      <w:r w:rsidRPr="00152E69">
        <w:rPr>
          <w:i/>
          <w:iCs/>
        </w:rPr>
        <w:t xml:space="preserve"> </w:t>
      </w:r>
      <w:r w:rsidRPr="00152E69">
        <w:t>3610</w:t>
      </w:r>
      <w:r w:rsidRPr="00152E69">
        <w:rPr>
          <w:i/>
          <w:iCs/>
          <w:rtl/>
        </w:rPr>
        <w:t>)</w:t>
      </w:r>
      <w:r w:rsidRPr="00152E69">
        <w:rPr>
          <w:rtl/>
        </w:rPr>
        <w:t xml:space="preserve">. חיידק זה נבחר היות והוא חיידק מסוג </w:t>
      </w:r>
      <w:proofErr w:type="spellStart"/>
      <w:r w:rsidRPr="00152E69">
        <w:rPr>
          <w:rtl/>
        </w:rPr>
        <w:t>גראם</w:t>
      </w:r>
      <w:proofErr w:type="spellEnd"/>
      <w:r w:rsidRPr="00152E69">
        <w:rPr>
          <w:rtl/>
        </w:rPr>
        <w:t xml:space="preserve"> חיובי, השונה באופן מהותי מבחינת הרכב החלבונים, השומנים והדופן שלו. תיערכנה בדיקות לבחינת יכולת המכשיר לזהות חיידקים בריכוזים נמוכים עד להגעה למינימום רגישות המכשיר. באופן זה נוכל לפתח מודל לכימות של חיידקים אלה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54DA4" w:rsidRPr="00152E69" w:rsidRDefault="00054DA4" w:rsidP="00CF268E">
      <w:pPr>
        <w:pStyle w:val="4"/>
        <w:rPr>
          <w:i/>
          <w:iCs/>
          <w:rtl/>
        </w:rPr>
      </w:pPr>
      <w:r w:rsidRPr="00152E69">
        <w:rPr>
          <w:rtl/>
        </w:rPr>
        <w:t xml:space="preserve">שלב 4 – בחינת יכולת אבחנה בין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ו-</w:t>
      </w:r>
      <w:r w:rsidRPr="00152E69">
        <w:rPr>
          <w:i/>
          <w:iCs/>
        </w:rPr>
        <w:t xml:space="preserve">B. </w:t>
      </w:r>
      <w:proofErr w:type="spellStart"/>
      <w:proofErr w:type="gramStart"/>
      <w:r w:rsidRPr="00152E69">
        <w:rPr>
          <w:i/>
          <w:iCs/>
        </w:rPr>
        <w:t>subtilis</w:t>
      </w:r>
      <w:proofErr w:type="spellEnd"/>
      <w:proofErr w:type="gramEnd"/>
    </w:p>
    <w:p w:rsidR="00054DA4" w:rsidRPr="00152E69" w:rsidRDefault="00054DA4" w:rsidP="00CF268E">
      <w:pPr>
        <w:rPr>
          <w:rtl/>
        </w:rPr>
      </w:pPr>
      <w:r w:rsidRPr="00152E69">
        <w:rPr>
          <w:rtl/>
        </w:rPr>
        <w:t xml:space="preserve">במידה ויימצא שקיים הבדל בין טביעת האצבע הספקטראלית של </w:t>
      </w:r>
      <w:r w:rsidRPr="00152E69">
        <w:rPr>
          <w:i/>
          <w:iCs/>
        </w:rPr>
        <w:t xml:space="preserve">E. </w:t>
      </w:r>
      <w:proofErr w:type="gramStart"/>
      <w:r w:rsidRPr="00152E69">
        <w:rPr>
          <w:i/>
          <w:iCs/>
        </w:rPr>
        <w:t>coli</w:t>
      </w:r>
      <w:proofErr w:type="gramEnd"/>
      <w:r w:rsidRPr="00152E69">
        <w:rPr>
          <w:rtl/>
        </w:rPr>
        <w:t xml:space="preserve"> לזו של </w:t>
      </w:r>
      <w:r w:rsidRPr="00152E69">
        <w:rPr>
          <w:i/>
          <w:iCs/>
        </w:rPr>
        <w:t xml:space="preserve">B. </w:t>
      </w:r>
      <w:proofErr w:type="spellStart"/>
      <w:r w:rsidRPr="00152E69">
        <w:rPr>
          <w:i/>
          <w:iCs/>
        </w:rPr>
        <w:t>subtilis</w:t>
      </w:r>
      <w:proofErr w:type="spellEnd"/>
      <w:r w:rsidR="00CF268E" w:rsidRPr="00152E69">
        <w:rPr>
          <w:rtl/>
        </w:rPr>
        <w:t>,</w:t>
      </w:r>
      <w:r w:rsidRPr="00152E69">
        <w:rPr>
          <w:rtl/>
        </w:rPr>
        <w:t xml:space="preserve"> אנו ננסה לפתח מודל סטטיסטי לזיהוי של החיידקים השונים. לשם כך נשתמש בדוגמאות מעורבות בריכוזים שונים של חיידקים על רקע מים מזוקקים, </w:t>
      </w:r>
      <w:r w:rsidR="00CF268E" w:rsidRPr="00152E69">
        <w:rPr>
          <w:rtl/>
        </w:rPr>
        <w:t>ניצור</w:t>
      </w:r>
      <w:r w:rsidRPr="00152E69">
        <w:rPr>
          <w:rtl/>
        </w:rPr>
        <w:t xml:space="preserve"> מאגר נתונים רחב וננסה לפתח את המודל.</w:t>
      </w:r>
    </w:p>
    <w:p w:rsidR="00054DA4" w:rsidRPr="00152E69" w:rsidRDefault="00054DA4" w:rsidP="00CF268E">
      <w:pPr>
        <w:rPr>
          <w:rtl/>
        </w:rPr>
      </w:pPr>
      <w:r w:rsidRPr="00152E69">
        <w:rPr>
          <w:rtl/>
        </w:rPr>
        <w:t xml:space="preserve">במידה ולא </w:t>
      </w:r>
      <w:r w:rsidR="00CF268E" w:rsidRPr="00152E69">
        <w:rPr>
          <w:rtl/>
        </w:rPr>
        <w:t>נמצא</w:t>
      </w:r>
      <w:r w:rsidRPr="00152E69">
        <w:rPr>
          <w:rtl/>
        </w:rPr>
        <w:t xml:space="preserve"> הבדל בין טביעת האצבע הספקטראלית של חיידקים אלה, נבצע שיפור של המודל הסטטיסטי לכימות כלל החיידקים בדוגמה, ונייצר למעשה מודל לספירה כללית של חיידקים </w:t>
      </w:r>
      <w:r w:rsidR="00CF268E" w:rsidRPr="00152E69">
        <w:rPr>
          <w:rtl/>
        </w:rPr>
        <w:t xml:space="preserve">במים באמצעות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00CF268E" w:rsidRPr="00152E69">
        <w:rPr>
          <w:rtl/>
        </w:rPr>
        <w:t xml:space="preserve"> ברזולוציה נמוכה</w:t>
      </w:r>
      <w:r w:rsidRPr="00152E69">
        <w:rPr>
          <w:rtl/>
        </w:rPr>
        <w:t>.</w:t>
      </w:r>
    </w:p>
    <w:p w:rsidR="00054DA4" w:rsidRPr="00152E69" w:rsidRDefault="00054DA4" w:rsidP="00C4496E">
      <w:pPr>
        <w:pStyle w:val="3"/>
        <w:rPr>
          <w:b/>
          <w:bCs/>
          <w:rtl/>
        </w:rPr>
      </w:pPr>
      <w:r w:rsidRPr="00152E69">
        <w:rPr>
          <w:b/>
          <w:bCs/>
          <w:rtl/>
        </w:rPr>
        <w:t xml:space="preserve">חלק </w:t>
      </w:r>
      <w:r w:rsidRPr="00152E69">
        <w:rPr>
          <w:b/>
          <w:bCs/>
        </w:rPr>
        <w:t>II</w:t>
      </w:r>
      <w:r w:rsidRPr="00152E69">
        <w:rPr>
          <w:b/>
          <w:bCs/>
          <w:rtl/>
        </w:rPr>
        <w:t xml:space="preserve"> – </w:t>
      </w:r>
      <w:proofErr w:type="spellStart"/>
      <w:r w:rsidRPr="00152E69">
        <w:rPr>
          <w:b/>
          <w:bCs/>
          <w:rtl/>
        </w:rPr>
        <w:t>ספקטרוסקופיית</w:t>
      </w:r>
      <w:proofErr w:type="spellEnd"/>
      <w:r w:rsidRPr="00152E69">
        <w:rPr>
          <w:b/>
          <w:bCs/>
          <w:rtl/>
        </w:rPr>
        <w:t xml:space="preserve"> פלואורסנציה</w:t>
      </w:r>
    </w:p>
    <w:p w:rsidR="00054DA4" w:rsidRPr="00152E69" w:rsidRDefault="00054DA4" w:rsidP="00D85840">
      <w:pPr>
        <w:rPr>
          <w:rtl/>
        </w:rPr>
      </w:pPr>
      <w:r w:rsidRPr="00152E69">
        <w:rPr>
          <w:rtl/>
        </w:rPr>
        <w:t xml:space="preserve">חלק זה של העבודה יבוצע במקביל לחלק </w:t>
      </w:r>
      <w:r w:rsidRPr="00152E69">
        <w:t>I</w:t>
      </w:r>
      <w:r w:rsidRPr="00152E69">
        <w:rPr>
          <w:rtl/>
        </w:rPr>
        <w:t xml:space="preserve">. נשתמש </w:t>
      </w:r>
      <w:proofErr w:type="spellStart"/>
      <w:r w:rsidRPr="00152E69">
        <w:rPr>
          <w:rtl/>
        </w:rPr>
        <w:t>בספקטרוסקופיית</w:t>
      </w:r>
      <w:proofErr w:type="spellEnd"/>
      <w:r w:rsidRPr="00152E69">
        <w:rPr>
          <w:rtl/>
        </w:rPr>
        <w:t xml:space="preserve"> פלואורסנציה מבוססת עירור-הארה על מנת לאפיין דוגמאות מים ולקשר בין תגובות הארה לנוכחות מיקרואורגניזמים במים. את הדוגמאות נבדוק באמצעות מכשיר </w:t>
      </w:r>
      <w:proofErr w:type="spellStart"/>
      <w:r w:rsidRPr="00152E69">
        <w:rPr>
          <w:rtl/>
        </w:rPr>
        <w:t>ספקטרוסקופיית</w:t>
      </w:r>
      <w:proofErr w:type="spellEnd"/>
      <w:r w:rsidRPr="00152E69">
        <w:rPr>
          <w:rtl/>
        </w:rPr>
        <w:t xml:space="preserve"> פלואורסנציה (מדגם </w:t>
      </w:r>
      <w:r w:rsidRPr="00152E69">
        <w:t>RF-5301PC</w:t>
      </w:r>
      <w:r w:rsidRPr="00152E69">
        <w:rPr>
          <w:rtl/>
        </w:rPr>
        <w:t xml:space="preserve"> של חברת </w:t>
      </w:r>
      <w:r w:rsidRPr="00152E69">
        <w:t>Shimadzu</w:t>
      </w:r>
      <w:r w:rsidRPr="00152E69">
        <w:rPr>
          <w:rtl/>
        </w:rPr>
        <w:t xml:space="preserve">, </w:t>
      </w:r>
      <w:proofErr w:type="spellStart"/>
      <w:r w:rsidRPr="00152E69">
        <w:rPr>
          <w:rtl/>
        </w:rPr>
        <w:t>קיוטו</w:t>
      </w:r>
      <w:proofErr w:type="spellEnd"/>
      <w:r w:rsidRPr="00152E69">
        <w:rPr>
          <w:rtl/>
        </w:rPr>
        <w:t xml:space="preserve">, יפן). לאחר סריקת הדוגמאות ואיסוף נתוני </w:t>
      </w:r>
      <w:r w:rsidRPr="00152E69">
        <w:t>EEMs</w:t>
      </w:r>
      <w:r w:rsidRPr="00152E69">
        <w:rPr>
          <w:rtl/>
        </w:rPr>
        <w:t xml:space="preserve"> נבצע אנליזה מבוססת על המודל המתמטי </w:t>
      </w:r>
      <w:r w:rsidRPr="00152E69">
        <w:t>PARAFAC</w:t>
      </w:r>
      <w:r w:rsidRPr="00152E69">
        <w:rPr>
          <w:rtl/>
        </w:rPr>
        <w:t xml:space="preserve"> (</w:t>
      </w:r>
      <w:r w:rsidRPr="00152E69">
        <w:t>Parallel Factor Analysis</w:t>
      </w:r>
      <w:r w:rsidRPr="00152E69">
        <w:rPr>
          <w:rtl/>
        </w:rPr>
        <w:t xml:space="preserve">) או </w:t>
      </w:r>
      <w:r w:rsidRPr="00152E69">
        <w:t>PLS</w:t>
      </w:r>
      <w:r w:rsidRPr="00152E69">
        <w:rPr>
          <w:rtl/>
        </w:rPr>
        <w:t>. מודלים אלו מאפשר</w:t>
      </w:r>
      <w:r w:rsidR="00D85840" w:rsidRPr="00152E69">
        <w:rPr>
          <w:rtl/>
        </w:rPr>
        <w:t>ים</w:t>
      </w:r>
      <w:r w:rsidRPr="00152E69">
        <w:rPr>
          <w:rtl/>
        </w:rPr>
        <w:t xml:space="preserve"> ניתוח רב-גורמי על מנת לאתר את "אזורי העניין" במפות ה-</w:t>
      </w:r>
      <w:r w:rsidRPr="00152E69">
        <w:t>EEM</w:t>
      </w:r>
      <w:r w:rsidRPr="00152E69">
        <w:rPr>
          <w:rtl/>
        </w:rPr>
        <w:t xml:space="preserve">. נשתמש בתוכנת </w:t>
      </w:r>
      <w:proofErr w:type="spellStart"/>
      <w:r w:rsidRPr="00152E69">
        <w:t>Matlab</w:t>
      </w:r>
      <w:proofErr w:type="spellEnd"/>
      <w:r w:rsidRPr="00152E69">
        <w:rPr>
          <w:rtl/>
        </w:rPr>
        <w:t xml:space="preserve"> (</w:t>
      </w:r>
      <w:r w:rsidRPr="00152E69">
        <w:t>MATLAB 2015a, Systematics, Natick, MA</w:t>
      </w:r>
      <w:r w:rsidRPr="00152E69">
        <w:rPr>
          <w:rtl/>
        </w:rPr>
        <w:t xml:space="preserve">, ארה"ב) על מנת לבצע את האנליזה. נבחן את אזורי העירור-הארה שבין </w:t>
      </w:r>
      <w:r w:rsidRPr="00152E69">
        <w:t>200-800 nm</w:t>
      </w:r>
      <w:r w:rsidRPr="00152E69">
        <w:rPr>
          <w:rtl/>
        </w:rPr>
        <w:t>.</w:t>
      </w:r>
    </w:p>
    <w:p w:rsidR="00054DA4" w:rsidRPr="00152E69" w:rsidRDefault="00054DA4" w:rsidP="00C4496E">
      <w:pPr>
        <w:pStyle w:val="4"/>
        <w:rPr>
          <w:i/>
          <w:iCs/>
          <w:rtl/>
        </w:rPr>
      </w:pPr>
      <w:r w:rsidRPr="00152E69">
        <w:rPr>
          <w:rtl/>
        </w:rPr>
        <w:t xml:space="preserve">שלב 1 - בחינת סף הרגישות של המכשיר לחיידקי </w:t>
      </w:r>
      <w:r w:rsidRPr="00152E69">
        <w:rPr>
          <w:i/>
          <w:iCs/>
        </w:rPr>
        <w:t xml:space="preserve">E. </w:t>
      </w:r>
      <w:proofErr w:type="gramStart"/>
      <w:r w:rsidRPr="00152E69">
        <w:rPr>
          <w:i/>
          <w:iCs/>
        </w:rPr>
        <w:t>coli</w:t>
      </w:r>
      <w:proofErr w:type="gramEnd"/>
    </w:p>
    <w:p w:rsidR="00054DA4" w:rsidRPr="00152E69" w:rsidRDefault="00CF268E" w:rsidP="00452A92">
      <w:pPr>
        <w:rPr>
          <w:rtl/>
        </w:rPr>
      </w:pPr>
      <w:r w:rsidRPr="00152E69">
        <w:rPr>
          <w:rtl/>
        </w:rPr>
        <w:t xml:space="preserve">כמתואר לגבי </w:t>
      </w:r>
      <w:proofErr w:type="spellStart"/>
      <w:r w:rsidRPr="00152E69">
        <w:rPr>
          <w:rtl/>
        </w:rPr>
        <w:t>ספקטרוסקופיית</w:t>
      </w:r>
      <w:proofErr w:type="spellEnd"/>
      <w:r w:rsidRPr="00152E69">
        <w:rPr>
          <w:rtl/>
        </w:rPr>
        <w:t xml:space="preserve"> </w:t>
      </w:r>
      <w:proofErr w:type="spellStart"/>
      <w:r w:rsidRPr="00152E69">
        <w:rPr>
          <w:rtl/>
        </w:rPr>
        <w:t>הראמאן</w:t>
      </w:r>
      <w:proofErr w:type="spellEnd"/>
      <w:r w:rsidRPr="00152E69">
        <w:rPr>
          <w:rtl/>
        </w:rPr>
        <w:t xml:space="preserve">, </w:t>
      </w:r>
      <w:r w:rsidR="00054DA4" w:rsidRPr="00152E69">
        <w:rPr>
          <w:rtl/>
        </w:rPr>
        <w:t xml:space="preserve">תיערכנה בדיקות לבחינת יכולת המכשיר לזהות חיידקי </w:t>
      </w:r>
      <w:r w:rsidR="00054DA4" w:rsidRPr="00152E69">
        <w:rPr>
          <w:i/>
          <w:iCs/>
        </w:rPr>
        <w:t xml:space="preserve">E. </w:t>
      </w:r>
      <w:proofErr w:type="gramStart"/>
      <w:r w:rsidR="00054DA4" w:rsidRPr="00152E69">
        <w:rPr>
          <w:i/>
          <w:iCs/>
        </w:rPr>
        <w:t>coli</w:t>
      </w:r>
      <w:proofErr w:type="gramEnd"/>
      <w:r w:rsidR="00054DA4" w:rsidRPr="00152E69">
        <w:rPr>
          <w:rtl/>
        </w:rPr>
        <w:t xml:space="preserve"> בריכוזים נמוכים עד להגעה למינימום הרגישות. באופן זה נוכל לפתח מודל לכימות של חיידקים מזן יחיד על רקע מים מזוקקים. בחינה זו תעשה על ידי מיהול וסריקת דוגמאות בריכוזים ידועים וניתוח מפות ה-</w:t>
      </w:r>
      <w:r w:rsidR="00054DA4" w:rsidRPr="00152E69">
        <w:t>EEM</w:t>
      </w:r>
      <w:r w:rsidR="00054DA4" w:rsidRPr="00152E69">
        <w:rPr>
          <w:rtl/>
        </w:rPr>
        <w:t xml:space="preserve"> בעזרת מודל מבוסס </w:t>
      </w:r>
      <w:r w:rsidR="00054DA4" w:rsidRPr="00152E69">
        <w:t>PARAFAC</w:t>
      </w:r>
      <w:r w:rsidR="00054DA4" w:rsidRPr="00152E69">
        <w:rPr>
          <w:rtl/>
        </w:rPr>
        <w:t xml:space="preserve"> או </w:t>
      </w:r>
      <w:r w:rsidR="00054DA4" w:rsidRPr="00152E69">
        <w:t>PLS</w:t>
      </w:r>
      <w:r w:rsidR="00054DA4" w:rsidRPr="00152E69">
        <w:rPr>
          <w:rtl/>
        </w:rPr>
        <w:t>.</w:t>
      </w:r>
    </w:p>
    <w:p w:rsidR="00054DA4" w:rsidRPr="00152E69" w:rsidRDefault="00054DA4" w:rsidP="00C4496E">
      <w:pPr>
        <w:pStyle w:val="4"/>
        <w:rPr>
          <w:i/>
          <w:iCs/>
          <w:rtl/>
        </w:rPr>
      </w:pPr>
      <w:r w:rsidRPr="00152E69">
        <w:rPr>
          <w:rtl/>
        </w:rPr>
        <w:t xml:space="preserve">שלב 2 - בחינת סף הרגישות של המכשיר לחיידקי </w:t>
      </w:r>
      <w:r w:rsidRPr="00152E69">
        <w:rPr>
          <w:i/>
          <w:iCs/>
        </w:rPr>
        <w:t xml:space="preserve">B. </w:t>
      </w:r>
      <w:proofErr w:type="spellStart"/>
      <w:proofErr w:type="gramStart"/>
      <w:r w:rsidRPr="00152E69">
        <w:rPr>
          <w:i/>
          <w:iCs/>
        </w:rPr>
        <w:t>subtilis</w:t>
      </w:r>
      <w:proofErr w:type="spellEnd"/>
      <w:proofErr w:type="gramEnd"/>
    </w:p>
    <w:p w:rsidR="00054DA4" w:rsidRPr="00152E69" w:rsidRDefault="00054DA4" w:rsidP="00D85840">
      <w:pPr>
        <w:rPr>
          <w:rtl/>
        </w:rPr>
      </w:pPr>
      <w:r w:rsidRPr="00152E69">
        <w:rPr>
          <w:rtl/>
        </w:rPr>
        <w:t xml:space="preserve">תיערכנה בדיקות לבחינת יכולת המכשיר לזהות חיידקי </w:t>
      </w:r>
      <w:r w:rsidRPr="00152E69">
        <w:rPr>
          <w:i/>
          <w:iCs/>
        </w:rPr>
        <w:t xml:space="preserve">B. </w:t>
      </w:r>
      <w:proofErr w:type="spellStart"/>
      <w:proofErr w:type="gramStart"/>
      <w:r w:rsidRPr="00152E69">
        <w:rPr>
          <w:i/>
          <w:iCs/>
        </w:rPr>
        <w:t>subtilis</w:t>
      </w:r>
      <w:proofErr w:type="spellEnd"/>
      <w:proofErr w:type="gramEnd"/>
      <w:r w:rsidRPr="00152E69">
        <w:rPr>
          <w:rtl/>
        </w:rPr>
        <w:t xml:space="preserve"> בריכוזים נמוכים עד להגעה למינימום </w:t>
      </w:r>
      <w:r w:rsidR="00D85840" w:rsidRPr="00152E69">
        <w:rPr>
          <w:rtl/>
        </w:rPr>
        <w:t>ה</w:t>
      </w:r>
      <w:r w:rsidRPr="00152E69">
        <w:rPr>
          <w:rtl/>
        </w:rPr>
        <w:t xml:space="preserve">רגישות. באופן זה נוכל לפתח מודל לכימות של חיידקים אלה על רקע מים מזוקקים. </w:t>
      </w:r>
      <w:r w:rsidRPr="00152E69">
        <w:rPr>
          <w:rtl/>
        </w:rPr>
        <w:lastRenderedPageBreak/>
        <w:t>בחינה זו תעשה על ידי מיהול וסריקת דוגמאות בריכוזים ידועים וניתוח מפות ה-</w:t>
      </w:r>
      <w:r w:rsidRPr="00152E69">
        <w:t>EEM</w:t>
      </w:r>
      <w:r w:rsidRPr="00152E69">
        <w:rPr>
          <w:rtl/>
        </w:rPr>
        <w:t xml:space="preserve"> בעזרת מודל מבוסס </w:t>
      </w:r>
      <w:r w:rsidRPr="00152E69">
        <w:t>PARAFAC</w:t>
      </w:r>
      <w:r w:rsidRPr="00152E69">
        <w:rPr>
          <w:rtl/>
        </w:rPr>
        <w:t xml:space="preserve"> או </w:t>
      </w:r>
      <w:r w:rsidRPr="00152E69">
        <w:t>PLS</w:t>
      </w:r>
      <w:r w:rsidRPr="00152E69">
        <w:rPr>
          <w:rtl/>
        </w:rPr>
        <w:t>.</w:t>
      </w:r>
    </w:p>
    <w:p w:rsidR="00054DA4" w:rsidRPr="00152E69" w:rsidRDefault="00054DA4" w:rsidP="007A4C0A">
      <w:pPr>
        <w:pStyle w:val="4"/>
        <w:rPr>
          <w:i/>
          <w:iCs/>
          <w:rtl/>
        </w:rPr>
      </w:pPr>
      <w:r w:rsidRPr="00152E69">
        <w:rPr>
          <w:rtl/>
        </w:rPr>
        <w:t xml:space="preserve">שלב 3 – בחינת יכולת אבחנה סגולית בין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ו-</w:t>
      </w:r>
      <w:r w:rsidRPr="00152E69">
        <w:rPr>
          <w:i/>
          <w:iCs/>
        </w:rPr>
        <w:t>B</w:t>
      </w:r>
      <w:r w:rsidR="007A4C0A" w:rsidRPr="00152E69">
        <w:rPr>
          <w:i/>
          <w:iCs/>
        </w:rPr>
        <w:t>.</w:t>
      </w:r>
      <w:r w:rsidRPr="00152E69">
        <w:rPr>
          <w:i/>
          <w:iCs/>
        </w:rPr>
        <w:t xml:space="preserve"> </w:t>
      </w:r>
      <w:proofErr w:type="spellStart"/>
      <w:proofErr w:type="gramStart"/>
      <w:r w:rsidRPr="00152E69">
        <w:rPr>
          <w:i/>
          <w:iCs/>
        </w:rPr>
        <w:t>subtilis</w:t>
      </w:r>
      <w:proofErr w:type="spellEnd"/>
      <w:proofErr w:type="gramEnd"/>
    </w:p>
    <w:p w:rsidR="00054DA4" w:rsidRPr="00152E69" w:rsidRDefault="00054DA4" w:rsidP="00D85840">
      <w:pPr>
        <w:rPr>
          <w:rtl/>
        </w:rPr>
      </w:pPr>
      <w:r w:rsidRPr="00152E69">
        <w:rPr>
          <w:rtl/>
        </w:rPr>
        <w:t xml:space="preserve">במידה ויימצא שקיים הבדל בין טביעת האצבע הספקטראלית של </w:t>
      </w:r>
      <w:r w:rsidRPr="00152E69">
        <w:rPr>
          <w:i/>
          <w:iCs/>
        </w:rPr>
        <w:t xml:space="preserve">E. </w:t>
      </w:r>
      <w:proofErr w:type="gramStart"/>
      <w:r w:rsidRPr="00152E69">
        <w:rPr>
          <w:i/>
          <w:iCs/>
        </w:rPr>
        <w:t>coli</w:t>
      </w:r>
      <w:proofErr w:type="gramEnd"/>
      <w:r w:rsidRPr="00152E69">
        <w:rPr>
          <w:rtl/>
        </w:rPr>
        <w:t xml:space="preserve"> לזו של </w:t>
      </w:r>
      <w:r w:rsidRPr="00152E69">
        <w:rPr>
          <w:i/>
          <w:iCs/>
        </w:rPr>
        <w:t xml:space="preserve">B. </w:t>
      </w:r>
      <w:proofErr w:type="spellStart"/>
      <w:r w:rsidRPr="00152E69">
        <w:rPr>
          <w:i/>
          <w:iCs/>
        </w:rPr>
        <w:t>subtilis</w:t>
      </w:r>
      <w:proofErr w:type="spellEnd"/>
      <w:r w:rsidRPr="00152E69">
        <w:rPr>
          <w:rtl/>
        </w:rPr>
        <w:t xml:space="preserve"> בפלואורסנציה אנו ננסה לפתח מודל סטטיסטי לזיהוי סגולי של החיידקים השונים. לשם כך נשתמש בדוגמאות מעורבות בריכוזים שונים של חיידקים על רקע מים מזוקקים, נאסוף מאגר נתונים רחב </w:t>
      </w:r>
      <w:r w:rsidR="00D85840" w:rsidRPr="00152E69">
        <w:rPr>
          <w:rtl/>
        </w:rPr>
        <w:t>ונ</w:t>
      </w:r>
      <w:r w:rsidRPr="00152E69">
        <w:rPr>
          <w:rtl/>
        </w:rPr>
        <w:t>פתח את המודל.</w:t>
      </w:r>
    </w:p>
    <w:p w:rsidR="00054DA4" w:rsidRPr="00152E69" w:rsidRDefault="00054DA4" w:rsidP="00D85840">
      <w:pPr>
        <w:rPr>
          <w:rtl/>
        </w:rPr>
      </w:pPr>
      <w:r w:rsidRPr="00152E69">
        <w:rPr>
          <w:rtl/>
        </w:rPr>
        <w:t xml:space="preserve">במידה ולא קיים הבדל בין טביעת האצבע הספקטראלית של חיידקים אלה, </w:t>
      </w:r>
      <w:r w:rsidR="00D85840" w:rsidRPr="00152E69">
        <w:rPr>
          <w:rtl/>
        </w:rPr>
        <w:t>נשפר את</w:t>
      </w:r>
      <w:r w:rsidRPr="00152E69">
        <w:rPr>
          <w:rtl/>
        </w:rPr>
        <w:t xml:space="preserve"> המודל הסטטיסטי לכימות כלל החיידקים בדוגמה, ונייצר למעשה מודל לספירה כללית של חיידקים באמצעות פלואורסנציה.</w:t>
      </w:r>
    </w:p>
    <w:p w:rsidR="00054DA4" w:rsidRPr="00152E69" w:rsidRDefault="00054DA4" w:rsidP="00C4496E">
      <w:pPr>
        <w:pStyle w:val="3"/>
        <w:rPr>
          <w:b/>
          <w:bCs/>
          <w:rtl/>
        </w:rPr>
      </w:pPr>
      <w:r w:rsidRPr="00152E69">
        <w:rPr>
          <w:b/>
          <w:bCs/>
          <w:rtl/>
        </w:rPr>
        <w:t xml:space="preserve">חלק </w:t>
      </w:r>
      <w:r w:rsidRPr="00152E69">
        <w:rPr>
          <w:b/>
          <w:bCs/>
        </w:rPr>
        <w:t>III</w:t>
      </w:r>
      <w:r w:rsidRPr="00152E69">
        <w:rPr>
          <w:b/>
          <w:bCs/>
          <w:rtl/>
        </w:rPr>
        <w:t xml:space="preserve"> – השוואה בין </w:t>
      </w:r>
      <w:proofErr w:type="spellStart"/>
      <w:r w:rsidRPr="00152E69">
        <w:rPr>
          <w:b/>
          <w:bCs/>
          <w:rtl/>
        </w:rPr>
        <w:t>ספקטרוסקופיות</w:t>
      </w:r>
      <w:proofErr w:type="spellEnd"/>
      <w:r w:rsidRPr="00152E69">
        <w:rPr>
          <w:b/>
          <w:bCs/>
          <w:rtl/>
        </w:rPr>
        <w:t xml:space="preserve"> </w:t>
      </w:r>
      <w:proofErr w:type="spellStart"/>
      <w:r w:rsidRPr="00152E69">
        <w:rPr>
          <w:b/>
          <w:bCs/>
          <w:rtl/>
        </w:rPr>
        <w:t>ראמאן</w:t>
      </w:r>
      <w:proofErr w:type="spellEnd"/>
      <w:r w:rsidRPr="00152E69">
        <w:rPr>
          <w:b/>
          <w:bCs/>
          <w:rtl/>
        </w:rPr>
        <w:t xml:space="preserve"> ברזולוציה נמוכה לפלואורסנציה לזיהוי וכימות חיידקים במים</w:t>
      </w:r>
    </w:p>
    <w:p w:rsidR="00054DA4" w:rsidRPr="00152E69" w:rsidRDefault="00054DA4" w:rsidP="00AB631A">
      <w:pPr>
        <w:rPr>
          <w:rtl/>
        </w:rPr>
      </w:pPr>
      <w:r w:rsidRPr="0038532F">
        <w:rPr>
          <w:rtl/>
        </w:rPr>
        <w:t xml:space="preserve">באמצעות מודלים סטטיסטיים ידועים המשווים </w:t>
      </w:r>
      <w:r w:rsidR="00E6545B" w:rsidRPr="0038532F">
        <w:rPr>
          <w:rtl/>
        </w:rPr>
        <w:t>דיוק</w:t>
      </w:r>
      <w:r w:rsidR="0038532F" w:rsidRPr="0038532F">
        <w:rPr>
          <w:rFonts w:hint="cs"/>
          <w:rtl/>
        </w:rPr>
        <w:t xml:space="preserve"> (</w:t>
      </w:r>
      <w:r w:rsidR="0038532F" w:rsidRPr="0038532F">
        <w:t>Accuracy</w:t>
      </w:r>
      <w:r w:rsidR="0038532F" w:rsidRPr="0038532F">
        <w:rPr>
          <w:rFonts w:hint="cs"/>
          <w:rtl/>
        </w:rPr>
        <w:t>)</w:t>
      </w:r>
      <w:r w:rsidR="00E6545B" w:rsidRPr="0038532F">
        <w:rPr>
          <w:rtl/>
        </w:rPr>
        <w:t>, חוסן</w:t>
      </w:r>
      <w:r w:rsidR="0038532F" w:rsidRPr="0038532F">
        <w:rPr>
          <w:rFonts w:hint="cs"/>
          <w:rtl/>
        </w:rPr>
        <w:t xml:space="preserve"> (</w:t>
      </w:r>
      <w:r w:rsidR="0038532F" w:rsidRPr="0038532F">
        <w:t>Robustness</w:t>
      </w:r>
      <w:r w:rsidR="0038532F" w:rsidRPr="0038532F">
        <w:rPr>
          <w:rFonts w:hint="cs"/>
          <w:rtl/>
        </w:rPr>
        <w:t>)</w:t>
      </w:r>
      <w:r w:rsidR="00E6545B" w:rsidRPr="0038532F">
        <w:rPr>
          <w:rtl/>
        </w:rPr>
        <w:t xml:space="preserve"> והדירות</w:t>
      </w:r>
      <w:r w:rsidR="0038532F" w:rsidRPr="0038532F">
        <w:rPr>
          <w:rFonts w:hint="cs"/>
          <w:rtl/>
        </w:rPr>
        <w:t xml:space="preserve"> (</w:t>
      </w:r>
      <w:r w:rsidR="0038532F" w:rsidRPr="0038532F">
        <w:t>Repeatability</w:t>
      </w:r>
      <w:r w:rsidR="0038532F" w:rsidRPr="0038532F">
        <w:rPr>
          <w:rFonts w:hint="cs"/>
          <w:rtl/>
        </w:rPr>
        <w:t>)</w:t>
      </w:r>
      <w:r w:rsidR="00E6545B" w:rsidRPr="0038532F">
        <w:rPr>
          <w:rtl/>
        </w:rPr>
        <w:t xml:space="preserve"> נשווה בין יכולת החיזוי של המודלים שנפתח </w:t>
      </w:r>
      <w:proofErr w:type="spellStart"/>
      <w:r w:rsidR="00E6545B" w:rsidRPr="0038532F">
        <w:rPr>
          <w:rtl/>
        </w:rPr>
        <w:t>לספקטרוסקופיית</w:t>
      </w:r>
      <w:proofErr w:type="spellEnd"/>
      <w:r w:rsidR="00E6545B" w:rsidRPr="0038532F">
        <w:rPr>
          <w:rtl/>
        </w:rPr>
        <w:t xml:space="preserve"> </w:t>
      </w:r>
      <w:proofErr w:type="spellStart"/>
      <w:r w:rsidR="00E6545B" w:rsidRPr="0038532F">
        <w:rPr>
          <w:rtl/>
        </w:rPr>
        <w:t>ראמאן</w:t>
      </w:r>
      <w:proofErr w:type="spellEnd"/>
      <w:r w:rsidR="00E6545B" w:rsidRPr="0038532F">
        <w:rPr>
          <w:rtl/>
        </w:rPr>
        <w:t xml:space="preserve"> ו</w:t>
      </w:r>
      <w:r w:rsidR="00CF268E" w:rsidRPr="0038532F">
        <w:rPr>
          <w:rtl/>
        </w:rPr>
        <w:t>ל</w:t>
      </w:r>
      <w:r w:rsidR="00E6545B" w:rsidRPr="0038532F">
        <w:rPr>
          <w:rtl/>
        </w:rPr>
        <w:t>פלואורסנציה.</w:t>
      </w:r>
      <w:r w:rsidR="00D76C6C" w:rsidRPr="0038532F">
        <w:rPr>
          <w:rtl/>
        </w:rPr>
        <w:t xml:space="preserve"> נשתמש במודל ההשוואה</w:t>
      </w:r>
      <w:r w:rsidR="00D76C6C" w:rsidRPr="00152E69">
        <w:rPr>
          <w:rtl/>
        </w:rPr>
        <w:t xml:space="preserve"> של </w:t>
      </w:r>
      <w:proofErr w:type="spellStart"/>
      <w:r w:rsidR="00D76C6C" w:rsidRPr="00152E69">
        <w:t>Ignat</w:t>
      </w:r>
      <w:proofErr w:type="spellEnd"/>
      <w:r w:rsidR="00D76C6C" w:rsidRPr="00152E69">
        <w:rPr>
          <w:rtl/>
        </w:rPr>
        <w:t xml:space="preserve"> [</w:t>
      </w:r>
      <w:r w:rsidR="00AB631A" w:rsidRPr="00152E69">
        <w:t>48</w:t>
      </w:r>
      <w:r w:rsidR="00D76C6C" w:rsidRPr="00152E69">
        <w:rPr>
          <w:rtl/>
        </w:rPr>
        <w:t xml:space="preserve">] המתבסס על ניתוח </w:t>
      </w:r>
      <w:r w:rsidR="00D76C6C" w:rsidRPr="00152E69">
        <w:t>root mean square error of calibration</w:t>
      </w:r>
      <w:r w:rsidR="00D76C6C" w:rsidRPr="00152E69">
        <w:rPr>
          <w:rtl/>
        </w:rPr>
        <w:t xml:space="preserve"> (</w:t>
      </w:r>
      <w:r w:rsidR="00D76C6C" w:rsidRPr="00152E69">
        <w:t>RMSEC</w:t>
      </w:r>
      <w:r w:rsidR="00D76C6C" w:rsidRPr="00152E69">
        <w:rPr>
          <w:rtl/>
        </w:rPr>
        <w:t>) ו-</w:t>
      </w:r>
      <w:r w:rsidR="00D76C6C" w:rsidRPr="00152E69">
        <w:t>root mean square error of cross validation</w:t>
      </w:r>
      <w:r w:rsidR="00D76C6C" w:rsidRPr="00152E69">
        <w:rPr>
          <w:rtl/>
        </w:rPr>
        <w:t xml:space="preserve"> (</w:t>
      </w:r>
      <w:r w:rsidR="00D76C6C" w:rsidRPr="00152E69">
        <w:t>RMSECV</w:t>
      </w:r>
      <w:r w:rsidR="00D76C6C" w:rsidRPr="00152E69">
        <w:rPr>
          <w:rtl/>
        </w:rPr>
        <w:t xml:space="preserve">) כדי לייצר ערך </w:t>
      </w:r>
      <w:proofErr w:type="spellStart"/>
      <w:r w:rsidR="00D76C6C" w:rsidRPr="00152E69">
        <w:t>Standerdized</w:t>
      </w:r>
      <w:proofErr w:type="spellEnd"/>
      <w:r w:rsidR="00D76C6C" w:rsidRPr="00152E69">
        <w:t xml:space="preserve"> Weighted Sum</w:t>
      </w:r>
      <w:r w:rsidR="00D76C6C" w:rsidRPr="00152E69">
        <w:rPr>
          <w:rtl/>
        </w:rPr>
        <w:t xml:space="preserve"> (</w:t>
      </w:r>
      <w:r w:rsidR="00D76C6C" w:rsidRPr="00152E69">
        <w:t>SWS</w:t>
      </w:r>
      <w:r w:rsidR="00D76C6C" w:rsidRPr="00152E69">
        <w:rPr>
          <w:rtl/>
        </w:rPr>
        <w:t>) שמהווה מדד לאיכות החיזוי של המודלים. מערך זה נוכל להסיק מי מהשיטות מתאימה יותר לזיהוי וכימות חיידקים במים.</w:t>
      </w:r>
    </w:p>
    <w:p w:rsidR="00054DA4" w:rsidRPr="00152E69" w:rsidRDefault="00054DA4" w:rsidP="00261741">
      <w:pPr>
        <w:rPr>
          <w:rtl/>
        </w:rPr>
      </w:pPr>
      <w:r w:rsidRPr="00152E69">
        <w:rPr>
          <w:rtl/>
        </w:rPr>
        <w:t>את כל עבודת המעבדה</w:t>
      </w:r>
      <w:r w:rsidR="00261741" w:rsidRPr="00152E69">
        <w:rPr>
          <w:rtl/>
        </w:rPr>
        <w:t>, כולל גידול החיידקים, הכנת הדוגמה ומדידה בפועל</w:t>
      </w:r>
      <w:r w:rsidRPr="00152E69">
        <w:rPr>
          <w:rtl/>
        </w:rPr>
        <w:t xml:space="preserve"> יבצע התלמיד (אמיר נקר) בשיתוף פעולה מלא עם החוקרים מהמכון להנדסה חקלאית (ד"ר זאב </w:t>
      </w:r>
      <w:proofErr w:type="spellStart"/>
      <w:r w:rsidRPr="00152E69">
        <w:rPr>
          <w:rtl/>
        </w:rPr>
        <w:t>שמילוביץ</w:t>
      </w:r>
      <w:proofErr w:type="spellEnd"/>
      <w:r w:rsidRPr="00152E69">
        <w:rPr>
          <w:rtl/>
        </w:rPr>
        <w:t xml:space="preserve">' וד"ר </w:t>
      </w:r>
      <w:proofErr w:type="spellStart"/>
      <w:r w:rsidRPr="00152E69">
        <w:rPr>
          <w:rtl/>
        </w:rPr>
        <w:t>תימאה</w:t>
      </w:r>
      <w:proofErr w:type="spellEnd"/>
      <w:r w:rsidRPr="00152E69">
        <w:rPr>
          <w:rtl/>
        </w:rPr>
        <w:t xml:space="preserve"> </w:t>
      </w:r>
      <w:proofErr w:type="spellStart"/>
      <w:r w:rsidRPr="00152E69">
        <w:rPr>
          <w:rtl/>
        </w:rPr>
        <w:t>איגנת</w:t>
      </w:r>
      <w:proofErr w:type="spellEnd"/>
      <w:r w:rsidRPr="00152E69">
        <w:rPr>
          <w:rtl/>
        </w:rPr>
        <w:t>) וחוקרים מהמעבדה של פרופ' שלמה סלע מהמכון לאיכות ובטיחות מזון של מרכז המחקר החקלאי. התלמיד יהיה שותף ב</w:t>
      </w:r>
      <w:r w:rsidR="00261741" w:rsidRPr="00152E69">
        <w:rPr>
          <w:rtl/>
        </w:rPr>
        <w:t>תכנון ו</w:t>
      </w:r>
      <w:r w:rsidRPr="00152E69">
        <w:rPr>
          <w:rtl/>
        </w:rPr>
        <w:t xml:space="preserve">בניית פלטפורמת </w:t>
      </w:r>
      <w:proofErr w:type="spellStart"/>
      <w:r w:rsidRPr="00152E69">
        <w:rPr>
          <w:rtl/>
        </w:rPr>
        <w:t>הראמאן</w:t>
      </w:r>
      <w:proofErr w:type="spellEnd"/>
      <w:r w:rsidRPr="00152E69">
        <w:rPr>
          <w:rtl/>
        </w:rPr>
        <w:t xml:space="preserve"> (יחד עם עובדי המכון להנד</w:t>
      </w:r>
      <w:r w:rsidR="00261741" w:rsidRPr="00152E69">
        <w:rPr>
          <w:rtl/>
        </w:rPr>
        <w:t xml:space="preserve">סה חקלאית). בעבודה על </w:t>
      </w:r>
      <w:proofErr w:type="spellStart"/>
      <w:r w:rsidR="00261741" w:rsidRPr="00152E69">
        <w:rPr>
          <w:rtl/>
        </w:rPr>
        <w:t>ספקטרוסקופיית</w:t>
      </w:r>
      <w:proofErr w:type="spellEnd"/>
      <w:r w:rsidR="00261741" w:rsidRPr="00152E69">
        <w:rPr>
          <w:rtl/>
        </w:rPr>
        <w:t xml:space="preserve"> פלואורסנציה התלמיד יבצע את כל הסריקות והאנליזות בשיתוף פעולה עם חוקרים מהמעבדה של ד"ר מיכאל </w:t>
      </w:r>
      <w:proofErr w:type="spellStart"/>
      <w:r w:rsidR="00261741" w:rsidRPr="00152E69">
        <w:rPr>
          <w:rtl/>
        </w:rPr>
        <w:t>בוריסובר</w:t>
      </w:r>
      <w:proofErr w:type="spellEnd"/>
      <w:r w:rsidR="00261741" w:rsidRPr="00152E69">
        <w:rPr>
          <w:rtl/>
        </w:rPr>
        <w:t xml:space="preserve"> מהמכון למדעי הקרקע והמים של מרכז המחקר החקלאי. התלמיד יבצע את כל </w:t>
      </w:r>
      <w:r w:rsidRPr="00152E69">
        <w:rPr>
          <w:rtl/>
        </w:rPr>
        <w:t>האנליזות</w:t>
      </w:r>
      <w:r w:rsidR="00261741" w:rsidRPr="00152E69">
        <w:rPr>
          <w:rtl/>
        </w:rPr>
        <w:t xml:space="preserve"> הסטטיסטיות, פיתוח, שיפור והשוואת המודלים הסטטיסטיים</w:t>
      </w:r>
      <w:r w:rsidRPr="00152E69">
        <w:rPr>
          <w:rtl/>
        </w:rPr>
        <w:t xml:space="preserve"> לאחר הסריקות. </w:t>
      </w:r>
    </w:p>
    <w:p w:rsidR="00807032" w:rsidRPr="00152E69" w:rsidRDefault="00807032">
      <w:pPr>
        <w:bidi w:val="0"/>
        <w:spacing w:before="0" w:after="160" w:line="259" w:lineRule="auto"/>
        <w:rPr>
          <w:rFonts w:eastAsiaTheme="majorEastAsia"/>
          <w:caps/>
          <w:color w:val="auto"/>
          <w:sz w:val="28"/>
          <w:szCs w:val="28"/>
          <w:u w:val="single"/>
          <w:rtl/>
        </w:rPr>
      </w:pPr>
      <w:r w:rsidRPr="00152E69">
        <w:rPr>
          <w:rtl/>
        </w:rPr>
        <w:br w:type="page"/>
      </w:r>
    </w:p>
    <w:p w:rsidR="00054DA4" w:rsidRPr="00152E69" w:rsidRDefault="00054DA4" w:rsidP="00C4496E">
      <w:pPr>
        <w:pStyle w:val="2"/>
        <w:rPr>
          <w:rtl/>
        </w:rPr>
      </w:pPr>
      <w:r w:rsidRPr="00152E69">
        <w:rPr>
          <w:rtl/>
        </w:rPr>
        <w:lastRenderedPageBreak/>
        <w:t>לוח הזמנים</w:t>
      </w:r>
    </w:p>
    <w:tbl>
      <w:tblPr>
        <w:tblStyle w:val="aff8"/>
        <w:bidiVisual/>
        <w:tblW w:w="10349" w:type="dxa"/>
        <w:tblInd w:w="-1008" w:type="dxa"/>
        <w:tblLook w:val="04A0" w:firstRow="1" w:lastRow="0" w:firstColumn="1" w:lastColumn="0" w:noHBand="0" w:noVBand="1"/>
      </w:tblPr>
      <w:tblGrid>
        <w:gridCol w:w="1559"/>
        <w:gridCol w:w="1843"/>
        <w:gridCol w:w="6947"/>
      </w:tblGrid>
      <w:tr w:rsidR="00054DA4" w:rsidRPr="00152E69" w:rsidTr="00E46E3D">
        <w:trPr>
          <w:trHeight w:val="311"/>
        </w:trPr>
        <w:tc>
          <w:tcPr>
            <w:tcW w:w="1559" w:type="dxa"/>
          </w:tcPr>
          <w:p w:rsidR="00054DA4" w:rsidRPr="00152E69" w:rsidRDefault="00054DA4" w:rsidP="00C2205D">
            <w:pPr>
              <w:spacing w:line="240" w:lineRule="auto"/>
              <w:rPr>
                <w:rtl/>
              </w:rPr>
            </w:pPr>
            <w:r w:rsidRPr="00152E69">
              <w:rPr>
                <w:rtl/>
                <w:lang w:bidi="he-IL"/>
              </w:rPr>
              <w:t>תאריך התחלה משוער</w:t>
            </w:r>
          </w:p>
        </w:tc>
        <w:tc>
          <w:tcPr>
            <w:tcW w:w="1843" w:type="dxa"/>
          </w:tcPr>
          <w:p w:rsidR="00054DA4" w:rsidRPr="00152E69" w:rsidRDefault="00054DA4" w:rsidP="00C2205D">
            <w:pPr>
              <w:spacing w:line="240" w:lineRule="auto"/>
              <w:rPr>
                <w:rtl/>
              </w:rPr>
            </w:pPr>
            <w:r w:rsidRPr="00152E69">
              <w:rPr>
                <w:rtl/>
                <w:lang w:bidi="he-IL"/>
              </w:rPr>
              <w:t>תאריך סיום משוער</w:t>
            </w:r>
          </w:p>
        </w:tc>
        <w:tc>
          <w:tcPr>
            <w:tcW w:w="6947" w:type="dxa"/>
          </w:tcPr>
          <w:p w:rsidR="00054DA4" w:rsidRPr="00152E69" w:rsidRDefault="00054DA4" w:rsidP="00C2205D">
            <w:pPr>
              <w:spacing w:line="240" w:lineRule="auto"/>
              <w:rPr>
                <w:rtl/>
              </w:rPr>
            </w:pPr>
            <w:r w:rsidRPr="00152E69">
              <w:rPr>
                <w:rtl/>
                <w:lang w:bidi="he-IL"/>
              </w:rPr>
              <w:t>פעולה</w:t>
            </w:r>
          </w:p>
        </w:tc>
      </w:tr>
      <w:tr w:rsidR="00054DA4" w:rsidRPr="00152E69" w:rsidTr="00E46E3D">
        <w:trPr>
          <w:trHeight w:val="311"/>
        </w:trPr>
        <w:tc>
          <w:tcPr>
            <w:tcW w:w="1559" w:type="dxa"/>
          </w:tcPr>
          <w:p w:rsidR="00054DA4" w:rsidRPr="00152E69" w:rsidRDefault="00054DA4" w:rsidP="00C2205D">
            <w:pPr>
              <w:spacing w:line="240" w:lineRule="auto"/>
              <w:rPr>
                <w:rtl/>
                <w:lang w:bidi="he-IL"/>
              </w:rPr>
            </w:pPr>
            <w:r w:rsidRPr="00152E69">
              <w:rPr>
                <w:rtl/>
              </w:rPr>
              <w:t>11</w:t>
            </w:r>
            <w:r w:rsidR="00C2205D">
              <w:rPr>
                <w:rFonts w:hint="cs"/>
                <w:rtl/>
                <w:lang w:bidi="he-IL"/>
              </w:rPr>
              <w:t>/</w:t>
            </w:r>
            <w:r w:rsidRPr="00152E69">
              <w:rPr>
                <w:rtl/>
              </w:rPr>
              <w:t>2016</w:t>
            </w:r>
          </w:p>
        </w:tc>
        <w:tc>
          <w:tcPr>
            <w:tcW w:w="1843" w:type="dxa"/>
          </w:tcPr>
          <w:p w:rsidR="00054DA4" w:rsidRPr="00152E69" w:rsidRDefault="00054DA4" w:rsidP="00C2205D">
            <w:pPr>
              <w:spacing w:line="240" w:lineRule="auto"/>
              <w:rPr>
                <w:rtl/>
              </w:rPr>
            </w:pPr>
            <w:r w:rsidRPr="00152E69">
              <w:rPr>
                <w:rtl/>
              </w:rPr>
              <w:t>10</w:t>
            </w:r>
            <w:r w:rsidR="00C2205D">
              <w:rPr>
                <w:rFonts w:hint="cs"/>
                <w:rtl/>
                <w:lang w:bidi="he-IL"/>
              </w:rPr>
              <w:t>/</w:t>
            </w:r>
            <w:r w:rsidRPr="00152E69">
              <w:rPr>
                <w:rtl/>
              </w:rPr>
              <w:t>2017</w:t>
            </w:r>
          </w:p>
        </w:tc>
        <w:tc>
          <w:tcPr>
            <w:tcW w:w="6947" w:type="dxa"/>
          </w:tcPr>
          <w:p w:rsidR="00054DA4" w:rsidRPr="00152E69" w:rsidRDefault="00746EE5" w:rsidP="00C2205D">
            <w:pPr>
              <w:spacing w:line="240" w:lineRule="auto"/>
              <w:rPr>
                <w:rtl/>
              </w:rPr>
            </w:pPr>
            <w:r w:rsidRPr="00152E69">
              <w:rPr>
                <w:rtl/>
                <w:lang w:bidi="he-IL"/>
              </w:rPr>
              <w:t xml:space="preserve">חלק </w:t>
            </w:r>
            <w:r w:rsidRPr="00152E69">
              <w:rPr>
                <w:lang w:bidi="he-IL"/>
              </w:rPr>
              <w:t>I</w:t>
            </w:r>
            <w:r w:rsidRPr="00152E69">
              <w:rPr>
                <w:rtl/>
                <w:lang w:bidi="he-IL"/>
              </w:rPr>
              <w:t xml:space="preserve">, שלב 1 - </w:t>
            </w:r>
            <w:r w:rsidR="00054DA4" w:rsidRPr="00152E69">
              <w:rPr>
                <w:rtl/>
                <w:lang w:bidi="he-IL"/>
              </w:rPr>
              <w:t xml:space="preserve">אופטימיזציה של הפלטפורמה ושיטת הכנת הדוגמה לזיהוי חיידקי </w:t>
            </w:r>
            <w:r w:rsidR="00054DA4" w:rsidRPr="00152E69">
              <w:rPr>
                <w:i/>
                <w:iCs/>
              </w:rPr>
              <w:t xml:space="preserve">E. </w:t>
            </w:r>
            <w:proofErr w:type="gramStart"/>
            <w:r w:rsidR="00054DA4" w:rsidRPr="00152E69">
              <w:rPr>
                <w:i/>
                <w:iCs/>
              </w:rPr>
              <w:t>coli</w:t>
            </w:r>
            <w:proofErr w:type="gramEnd"/>
            <w:r w:rsidR="00054DA4" w:rsidRPr="00152E69">
              <w:rPr>
                <w:rtl/>
                <w:lang w:bidi="he-IL"/>
              </w:rPr>
              <w:t xml:space="preserve"> בעזרת מכשיר </w:t>
            </w:r>
            <w:proofErr w:type="spellStart"/>
            <w:r w:rsidR="00054DA4" w:rsidRPr="00152E69">
              <w:rPr>
                <w:rtl/>
                <w:lang w:bidi="he-IL"/>
              </w:rPr>
              <w:t>ראמאן</w:t>
            </w:r>
            <w:proofErr w:type="spellEnd"/>
            <w:r w:rsidR="00054DA4" w:rsidRPr="00152E69">
              <w:rPr>
                <w:rtl/>
              </w:rPr>
              <w:t xml:space="preserve">. </w:t>
            </w:r>
          </w:p>
        </w:tc>
      </w:tr>
      <w:tr w:rsidR="00054DA4" w:rsidRPr="00152E69" w:rsidTr="00E46E3D">
        <w:trPr>
          <w:trHeight w:val="311"/>
        </w:trPr>
        <w:tc>
          <w:tcPr>
            <w:tcW w:w="1559" w:type="dxa"/>
          </w:tcPr>
          <w:p w:rsidR="00054DA4" w:rsidRPr="00152E69" w:rsidRDefault="00054DA4" w:rsidP="00C2205D">
            <w:pPr>
              <w:spacing w:line="240" w:lineRule="auto"/>
              <w:rPr>
                <w:rtl/>
              </w:rPr>
            </w:pPr>
            <w:r w:rsidRPr="00152E69">
              <w:rPr>
                <w:rtl/>
              </w:rPr>
              <w:t>7</w:t>
            </w:r>
            <w:r w:rsidR="00C2205D">
              <w:rPr>
                <w:rFonts w:hint="cs"/>
                <w:rtl/>
                <w:lang w:bidi="he-IL"/>
              </w:rPr>
              <w:t>/</w:t>
            </w:r>
            <w:r w:rsidRPr="00152E69">
              <w:rPr>
                <w:rtl/>
              </w:rPr>
              <w:t>2017</w:t>
            </w:r>
          </w:p>
        </w:tc>
        <w:tc>
          <w:tcPr>
            <w:tcW w:w="1843" w:type="dxa"/>
          </w:tcPr>
          <w:p w:rsidR="00054DA4" w:rsidRPr="00152E69" w:rsidRDefault="00746EE5" w:rsidP="00C2205D">
            <w:pPr>
              <w:spacing w:line="240" w:lineRule="auto"/>
              <w:rPr>
                <w:rtl/>
                <w:lang w:bidi="he-IL"/>
              </w:rPr>
            </w:pPr>
            <w:r w:rsidRPr="00152E69">
              <w:rPr>
                <w:rtl/>
                <w:lang w:bidi="he-IL"/>
              </w:rPr>
              <w:t>9</w:t>
            </w:r>
            <w:r w:rsidR="00C2205D">
              <w:rPr>
                <w:rFonts w:hint="cs"/>
                <w:rtl/>
                <w:lang w:bidi="he-IL"/>
              </w:rPr>
              <w:t>/</w:t>
            </w:r>
            <w:r w:rsidR="00054DA4" w:rsidRPr="00C2205D">
              <w:rPr>
                <w:rtl/>
              </w:rPr>
              <w:t>201</w:t>
            </w:r>
            <w:r w:rsidR="00963F4D" w:rsidRPr="00C2205D">
              <w:rPr>
                <w:rtl/>
                <w:lang w:bidi="he-IL"/>
              </w:rPr>
              <w:t>7</w:t>
            </w:r>
          </w:p>
        </w:tc>
        <w:tc>
          <w:tcPr>
            <w:tcW w:w="6947" w:type="dxa"/>
          </w:tcPr>
          <w:p w:rsidR="00054DA4" w:rsidRPr="00152E69" w:rsidRDefault="00746EE5" w:rsidP="00C2205D">
            <w:pPr>
              <w:spacing w:line="240" w:lineRule="auto"/>
              <w:rPr>
                <w:rtl/>
              </w:rPr>
            </w:pPr>
            <w:r w:rsidRPr="00152E69">
              <w:rPr>
                <w:rtl/>
                <w:lang w:bidi="he-IL"/>
              </w:rPr>
              <w:t xml:space="preserve">חלק </w:t>
            </w:r>
            <w:r w:rsidRPr="00152E69">
              <w:rPr>
                <w:lang w:bidi="he-IL"/>
              </w:rPr>
              <w:t>II</w:t>
            </w:r>
            <w:r w:rsidRPr="00152E69">
              <w:rPr>
                <w:rtl/>
                <w:lang w:bidi="he-IL"/>
              </w:rPr>
              <w:t xml:space="preserve">, שלב 1 – בחינת סף הרגישות של </w:t>
            </w:r>
            <w:proofErr w:type="spellStart"/>
            <w:r w:rsidRPr="00152E69">
              <w:rPr>
                <w:rtl/>
                <w:lang w:bidi="he-IL"/>
              </w:rPr>
              <w:t>ספקטרוסקופיית</w:t>
            </w:r>
            <w:proofErr w:type="spellEnd"/>
            <w:r w:rsidRPr="00152E69">
              <w:rPr>
                <w:rtl/>
                <w:lang w:bidi="he-IL"/>
              </w:rPr>
              <w:t xml:space="preserve"> פלואורסנציה לחיידקי </w:t>
            </w:r>
            <w:r w:rsidRPr="00152E69">
              <w:rPr>
                <w:i/>
                <w:iCs/>
                <w:lang w:bidi="he-IL"/>
              </w:rPr>
              <w:t>E. coli</w:t>
            </w:r>
          </w:p>
        </w:tc>
      </w:tr>
      <w:tr w:rsidR="00054DA4" w:rsidRPr="00152E69" w:rsidTr="00E46E3D">
        <w:trPr>
          <w:trHeight w:val="311"/>
        </w:trPr>
        <w:tc>
          <w:tcPr>
            <w:tcW w:w="1559" w:type="dxa"/>
          </w:tcPr>
          <w:p w:rsidR="00054DA4" w:rsidRPr="00152E69" w:rsidRDefault="00963F4D" w:rsidP="00C2205D">
            <w:pPr>
              <w:spacing w:line="240" w:lineRule="auto"/>
              <w:rPr>
                <w:rtl/>
                <w:lang w:bidi="he-IL"/>
              </w:rPr>
            </w:pPr>
            <w:r w:rsidRPr="00152E69">
              <w:rPr>
                <w:rtl/>
                <w:lang w:bidi="he-IL"/>
              </w:rPr>
              <w:t>10</w:t>
            </w:r>
            <w:r w:rsidR="00C2205D">
              <w:rPr>
                <w:rFonts w:hint="cs"/>
                <w:rtl/>
                <w:lang w:bidi="he-IL"/>
              </w:rPr>
              <w:t>/</w:t>
            </w:r>
            <w:r w:rsidRPr="00152E69">
              <w:rPr>
                <w:rtl/>
                <w:lang w:bidi="he-IL"/>
              </w:rPr>
              <w:t>2017</w:t>
            </w:r>
          </w:p>
        </w:tc>
        <w:tc>
          <w:tcPr>
            <w:tcW w:w="1843" w:type="dxa"/>
          </w:tcPr>
          <w:p w:rsidR="00054DA4" w:rsidRPr="00152E69" w:rsidRDefault="00963F4D" w:rsidP="00C2205D">
            <w:pPr>
              <w:spacing w:line="240" w:lineRule="auto"/>
              <w:rPr>
                <w:rtl/>
                <w:lang w:bidi="he-IL"/>
              </w:rPr>
            </w:pPr>
            <w:r w:rsidRPr="00152E69">
              <w:rPr>
                <w:rtl/>
                <w:lang w:bidi="he-IL"/>
              </w:rPr>
              <w:t>1</w:t>
            </w:r>
            <w:r w:rsidR="007A4C0A" w:rsidRPr="00152E69">
              <w:rPr>
                <w:rtl/>
                <w:lang w:bidi="he-IL"/>
              </w:rPr>
              <w:t>2</w:t>
            </w:r>
            <w:r w:rsidR="00C2205D">
              <w:rPr>
                <w:rFonts w:hint="cs"/>
                <w:rtl/>
                <w:lang w:bidi="he-IL"/>
              </w:rPr>
              <w:t>/</w:t>
            </w:r>
            <w:r w:rsidRPr="00152E69">
              <w:rPr>
                <w:rtl/>
                <w:lang w:bidi="he-IL"/>
              </w:rPr>
              <w:t>2017</w:t>
            </w:r>
          </w:p>
        </w:tc>
        <w:tc>
          <w:tcPr>
            <w:tcW w:w="6947" w:type="dxa"/>
          </w:tcPr>
          <w:p w:rsidR="00054DA4" w:rsidRPr="00152E69" w:rsidRDefault="00963F4D" w:rsidP="00C2205D">
            <w:pPr>
              <w:spacing w:line="240" w:lineRule="auto"/>
            </w:pPr>
            <w:r w:rsidRPr="00152E69">
              <w:rPr>
                <w:rtl/>
                <w:lang w:bidi="he-IL"/>
              </w:rPr>
              <w:t xml:space="preserve">חלק </w:t>
            </w:r>
            <w:r w:rsidRPr="00152E69">
              <w:rPr>
                <w:lang w:bidi="he-IL"/>
              </w:rPr>
              <w:t>II</w:t>
            </w:r>
            <w:r w:rsidRPr="00152E69">
              <w:rPr>
                <w:rtl/>
                <w:lang w:bidi="he-IL"/>
              </w:rPr>
              <w:t xml:space="preserve">, שלב 2 – בחינת סף הרגישות של </w:t>
            </w:r>
            <w:proofErr w:type="spellStart"/>
            <w:r w:rsidRPr="00152E69">
              <w:rPr>
                <w:rtl/>
                <w:lang w:bidi="he-IL"/>
              </w:rPr>
              <w:t>ספקטרוסקופיית</w:t>
            </w:r>
            <w:proofErr w:type="spellEnd"/>
            <w:r w:rsidRPr="00152E69">
              <w:rPr>
                <w:rtl/>
                <w:lang w:bidi="he-IL"/>
              </w:rPr>
              <w:t xml:space="preserve"> פלואורסנציה לחיידקי </w:t>
            </w:r>
            <w:r w:rsidRPr="00152E69">
              <w:rPr>
                <w:i/>
                <w:iCs/>
                <w:lang w:bidi="he-IL"/>
              </w:rPr>
              <w:t xml:space="preserve">B. </w:t>
            </w:r>
            <w:proofErr w:type="spellStart"/>
            <w:r w:rsidRPr="00152E69">
              <w:rPr>
                <w:i/>
                <w:iCs/>
                <w:lang w:bidi="he-IL"/>
              </w:rPr>
              <w:t>subtilis</w:t>
            </w:r>
            <w:proofErr w:type="spellEnd"/>
          </w:p>
        </w:tc>
      </w:tr>
      <w:tr w:rsidR="00963F4D" w:rsidRPr="00152E69" w:rsidTr="00E46E3D">
        <w:trPr>
          <w:trHeight w:val="311"/>
        </w:trPr>
        <w:tc>
          <w:tcPr>
            <w:tcW w:w="1559" w:type="dxa"/>
          </w:tcPr>
          <w:p w:rsidR="00963F4D" w:rsidRPr="00152E69" w:rsidRDefault="00963F4D" w:rsidP="00C2205D">
            <w:pPr>
              <w:spacing w:line="240" w:lineRule="auto"/>
              <w:rPr>
                <w:rtl/>
              </w:rPr>
            </w:pPr>
            <w:r w:rsidRPr="00152E69">
              <w:rPr>
                <w:rtl/>
                <w:lang w:bidi="he-IL"/>
              </w:rPr>
              <w:t>1</w:t>
            </w:r>
            <w:r w:rsidR="007A4C0A" w:rsidRPr="00152E69">
              <w:rPr>
                <w:rtl/>
                <w:lang w:bidi="he-IL"/>
              </w:rPr>
              <w:t>0</w:t>
            </w:r>
            <w:r w:rsidR="00C2205D">
              <w:rPr>
                <w:rFonts w:hint="cs"/>
                <w:rtl/>
                <w:lang w:bidi="he-IL"/>
              </w:rPr>
              <w:t>/</w:t>
            </w:r>
            <w:r w:rsidRPr="00152E69">
              <w:rPr>
                <w:rtl/>
              </w:rPr>
              <w:t>2017</w:t>
            </w:r>
          </w:p>
        </w:tc>
        <w:tc>
          <w:tcPr>
            <w:tcW w:w="1843" w:type="dxa"/>
          </w:tcPr>
          <w:p w:rsidR="00963F4D" w:rsidRPr="00152E69" w:rsidRDefault="00963F4D" w:rsidP="00C2205D">
            <w:pPr>
              <w:spacing w:line="240" w:lineRule="auto"/>
              <w:rPr>
                <w:rtl/>
              </w:rPr>
            </w:pPr>
            <w:r w:rsidRPr="00152E69">
              <w:rPr>
                <w:rtl/>
                <w:lang w:bidi="he-IL"/>
              </w:rPr>
              <w:t>1</w:t>
            </w:r>
            <w:r w:rsidR="007A4C0A" w:rsidRPr="00152E69">
              <w:rPr>
                <w:rtl/>
                <w:lang w:bidi="he-IL"/>
              </w:rPr>
              <w:t>2</w:t>
            </w:r>
            <w:r w:rsidR="00C2205D">
              <w:rPr>
                <w:rFonts w:hint="cs"/>
                <w:rtl/>
                <w:lang w:bidi="he-IL"/>
              </w:rPr>
              <w:t>/</w:t>
            </w:r>
            <w:r w:rsidRPr="00152E69">
              <w:rPr>
                <w:rtl/>
              </w:rPr>
              <w:t>2017</w:t>
            </w:r>
          </w:p>
        </w:tc>
        <w:tc>
          <w:tcPr>
            <w:tcW w:w="6947" w:type="dxa"/>
          </w:tcPr>
          <w:p w:rsidR="00963F4D" w:rsidRPr="00152E69" w:rsidRDefault="00963F4D" w:rsidP="00C2205D">
            <w:pPr>
              <w:spacing w:line="240" w:lineRule="auto"/>
              <w:rPr>
                <w:i/>
                <w:iCs/>
                <w:rtl/>
              </w:rPr>
            </w:pPr>
            <w:r w:rsidRPr="00152E69">
              <w:rPr>
                <w:rtl/>
                <w:lang w:bidi="he-IL"/>
              </w:rPr>
              <w:t xml:space="preserve">חלק </w:t>
            </w:r>
            <w:r w:rsidRPr="00152E69">
              <w:rPr>
                <w:lang w:bidi="he-IL"/>
              </w:rPr>
              <w:t>I</w:t>
            </w:r>
            <w:r w:rsidRPr="00152E69">
              <w:rPr>
                <w:rtl/>
                <w:lang w:bidi="he-IL"/>
              </w:rPr>
              <w:t xml:space="preserve">, שלב 2 - 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rPr>
              <w:t>E. coli</w:t>
            </w:r>
          </w:p>
        </w:tc>
      </w:tr>
      <w:tr w:rsidR="00963F4D" w:rsidRPr="00152E69" w:rsidTr="00E46E3D">
        <w:trPr>
          <w:trHeight w:val="311"/>
        </w:trPr>
        <w:tc>
          <w:tcPr>
            <w:tcW w:w="1559" w:type="dxa"/>
          </w:tcPr>
          <w:p w:rsidR="00963F4D" w:rsidRPr="00152E69" w:rsidRDefault="00963F4D" w:rsidP="00C2205D">
            <w:pPr>
              <w:spacing w:line="240" w:lineRule="auto"/>
              <w:rPr>
                <w:rtl/>
                <w:lang w:bidi="he-IL"/>
              </w:rPr>
            </w:pPr>
            <w:r w:rsidRPr="00152E69">
              <w:rPr>
                <w:rtl/>
                <w:lang w:bidi="he-IL"/>
              </w:rPr>
              <w:t>1</w:t>
            </w:r>
            <w:r w:rsidR="007A4C0A" w:rsidRPr="00152E69">
              <w:rPr>
                <w:rtl/>
                <w:lang w:bidi="he-IL"/>
              </w:rPr>
              <w:t>0</w:t>
            </w:r>
            <w:r w:rsidR="00C2205D">
              <w:rPr>
                <w:rFonts w:hint="cs"/>
                <w:rtl/>
                <w:lang w:bidi="he-IL"/>
              </w:rPr>
              <w:t>/</w:t>
            </w:r>
            <w:r w:rsidRPr="00152E69">
              <w:rPr>
                <w:rtl/>
                <w:lang w:bidi="he-IL"/>
              </w:rPr>
              <w:t>2017</w:t>
            </w:r>
          </w:p>
        </w:tc>
        <w:tc>
          <w:tcPr>
            <w:tcW w:w="1843" w:type="dxa"/>
          </w:tcPr>
          <w:p w:rsidR="00963F4D" w:rsidRPr="00152E69" w:rsidRDefault="00963F4D" w:rsidP="00C2205D">
            <w:pPr>
              <w:spacing w:line="240" w:lineRule="auto"/>
              <w:rPr>
                <w:rtl/>
                <w:lang w:bidi="he-IL"/>
              </w:rPr>
            </w:pPr>
            <w:r w:rsidRPr="00152E69">
              <w:rPr>
                <w:rtl/>
                <w:lang w:bidi="he-IL"/>
              </w:rPr>
              <w:t>1</w:t>
            </w:r>
            <w:r w:rsidR="007A4C0A" w:rsidRPr="00152E69">
              <w:rPr>
                <w:rtl/>
                <w:lang w:bidi="he-IL"/>
              </w:rPr>
              <w:t>2</w:t>
            </w:r>
            <w:r w:rsidR="00C2205D">
              <w:rPr>
                <w:rFonts w:hint="cs"/>
                <w:rtl/>
                <w:lang w:bidi="he-IL"/>
              </w:rPr>
              <w:t>/</w:t>
            </w:r>
            <w:r w:rsidRPr="00152E69">
              <w:rPr>
                <w:rtl/>
                <w:lang w:bidi="he-IL"/>
              </w:rPr>
              <w:t>2017</w:t>
            </w:r>
          </w:p>
        </w:tc>
        <w:tc>
          <w:tcPr>
            <w:tcW w:w="6947" w:type="dxa"/>
          </w:tcPr>
          <w:p w:rsidR="00963F4D" w:rsidRPr="00152E69" w:rsidRDefault="00963F4D" w:rsidP="00C2205D">
            <w:pPr>
              <w:spacing w:line="240" w:lineRule="auto"/>
              <w:rPr>
                <w:i/>
                <w:iCs/>
                <w:rtl/>
              </w:rPr>
            </w:pPr>
            <w:r w:rsidRPr="00152E69">
              <w:rPr>
                <w:rtl/>
                <w:lang w:bidi="he-IL"/>
              </w:rPr>
              <w:t xml:space="preserve">חלק </w:t>
            </w:r>
            <w:r w:rsidRPr="00152E69">
              <w:rPr>
                <w:lang w:bidi="he-IL"/>
              </w:rPr>
              <w:t>I</w:t>
            </w:r>
            <w:r w:rsidRPr="00152E69">
              <w:rPr>
                <w:rtl/>
                <w:lang w:bidi="he-IL"/>
              </w:rPr>
              <w:t xml:space="preserve">, שלב 3 - 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lang w:bidi="he-IL"/>
              </w:rPr>
              <w:t xml:space="preserve">B. </w:t>
            </w:r>
            <w:proofErr w:type="spellStart"/>
            <w:r w:rsidRPr="00152E69">
              <w:rPr>
                <w:i/>
                <w:iCs/>
                <w:lang w:bidi="he-IL"/>
              </w:rPr>
              <w:t>subtilis</w:t>
            </w:r>
            <w:proofErr w:type="spellEnd"/>
          </w:p>
        </w:tc>
      </w:tr>
      <w:tr w:rsidR="007A4C0A" w:rsidRPr="00152E69" w:rsidTr="00E46E3D">
        <w:trPr>
          <w:trHeight w:val="311"/>
        </w:trPr>
        <w:tc>
          <w:tcPr>
            <w:tcW w:w="1559" w:type="dxa"/>
          </w:tcPr>
          <w:p w:rsidR="007A4C0A" w:rsidRPr="00152E69" w:rsidRDefault="007A4C0A" w:rsidP="00C2205D">
            <w:pPr>
              <w:spacing w:line="240" w:lineRule="auto"/>
              <w:rPr>
                <w:rtl/>
                <w:lang w:bidi="he-IL"/>
              </w:rPr>
            </w:pPr>
            <w:r w:rsidRPr="00152E69">
              <w:rPr>
                <w:rtl/>
                <w:lang w:bidi="he-IL"/>
              </w:rPr>
              <w:t>1</w:t>
            </w:r>
            <w:r w:rsidR="00C2205D">
              <w:rPr>
                <w:rFonts w:hint="cs"/>
                <w:rtl/>
                <w:lang w:bidi="he-IL"/>
              </w:rPr>
              <w:t>/</w:t>
            </w:r>
            <w:r w:rsidRPr="00152E69">
              <w:rPr>
                <w:rtl/>
                <w:lang w:bidi="he-IL"/>
              </w:rPr>
              <w:t>2018</w:t>
            </w:r>
          </w:p>
        </w:tc>
        <w:tc>
          <w:tcPr>
            <w:tcW w:w="1843" w:type="dxa"/>
          </w:tcPr>
          <w:p w:rsidR="007A4C0A" w:rsidRPr="00152E69" w:rsidRDefault="007A4C0A" w:rsidP="00C2205D">
            <w:pPr>
              <w:spacing w:line="240" w:lineRule="auto"/>
              <w:rPr>
                <w:rtl/>
                <w:lang w:bidi="he-IL"/>
              </w:rPr>
            </w:pPr>
            <w:r w:rsidRPr="00152E69">
              <w:rPr>
                <w:rtl/>
                <w:lang w:bidi="he-IL"/>
              </w:rPr>
              <w:t>4</w:t>
            </w:r>
            <w:r w:rsidR="00C2205D">
              <w:rPr>
                <w:rFonts w:hint="cs"/>
                <w:rtl/>
                <w:lang w:bidi="he-IL"/>
              </w:rPr>
              <w:t>/</w:t>
            </w:r>
            <w:r w:rsidRPr="00152E69">
              <w:rPr>
                <w:rtl/>
                <w:lang w:bidi="he-IL"/>
              </w:rPr>
              <w:t>2018</w:t>
            </w:r>
          </w:p>
        </w:tc>
        <w:tc>
          <w:tcPr>
            <w:tcW w:w="6947" w:type="dxa"/>
          </w:tcPr>
          <w:p w:rsidR="007A4C0A" w:rsidRPr="00152E69" w:rsidRDefault="007A4C0A" w:rsidP="00C2205D">
            <w:pPr>
              <w:spacing w:line="240" w:lineRule="auto"/>
              <w:rPr>
                <w:rtl/>
                <w:lang w:bidi="he-IL"/>
              </w:rPr>
            </w:pPr>
            <w:r w:rsidRPr="00152E69">
              <w:rPr>
                <w:rtl/>
                <w:lang w:bidi="he-IL"/>
              </w:rPr>
              <w:t xml:space="preserve">חלק </w:t>
            </w:r>
            <w:r w:rsidRPr="00152E69">
              <w:rPr>
                <w:lang w:bidi="he-IL"/>
              </w:rPr>
              <w:t>I</w:t>
            </w:r>
            <w:r w:rsidRPr="00152E69">
              <w:rPr>
                <w:rtl/>
                <w:lang w:bidi="he-IL"/>
              </w:rPr>
              <w:t xml:space="preserve">, שלב 4 - בחינת יכולת אבחנה סגולית בין חיידקי </w:t>
            </w:r>
            <w:r w:rsidRPr="00152E69">
              <w:rPr>
                <w:i/>
                <w:iCs/>
                <w:lang w:bidi="he-IL"/>
              </w:rPr>
              <w:t>E</w:t>
            </w:r>
            <w:r w:rsidRPr="00152E69">
              <w:rPr>
                <w:lang w:bidi="he-IL"/>
              </w:rPr>
              <w:t xml:space="preserve">. </w:t>
            </w:r>
            <w:proofErr w:type="gramStart"/>
            <w:r w:rsidRPr="00152E69">
              <w:rPr>
                <w:i/>
                <w:iCs/>
                <w:lang w:bidi="he-IL"/>
              </w:rPr>
              <w:t>coli</w:t>
            </w:r>
            <w:proofErr w:type="gramEnd"/>
            <w:r w:rsidRPr="00152E69">
              <w:rPr>
                <w:rtl/>
                <w:lang w:bidi="he-IL"/>
              </w:rPr>
              <w:t xml:space="preserve"> ו-</w:t>
            </w:r>
            <w:r w:rsidRPr="00152E69">
              <w:rPr>
                <w:i/>
                <w:iCs/>
                <w:lang w:bidi="he-IL"/>
              </w:rPr>
              <w:t xml:space="preserve">B. </w:t>
            </w:r>
            <w:proofErr w:type="spellStart"/>
            <w:r w:rsidRPr="00152E69">
              <w:rPr>
                <w:i/>
                <w:iCs/>
                <w:lang w:bidi="he-IL"/>
              </w:rPr>
              <w:t>subtilis</w:t>
            </w:r>
            <w:proofErr w:type="spellEnd"/>
            <w:r w:rsidRPr="00152E69">
              <w:rPr>
                <w:rtl/>
                <w:lang w:bidi="he-IL"/>
              </w:rPr>
              <w:t xml:space="preserve"> בפלטפורמת </w:t>
            </w:r>
            <w:proofErr w:type="spellStart"/>
            <w:r w:rsidRPr="00152E69">
              <w:rPr>
                <w:rtl/>
                <w:lang w:bidi="he-IL"/>
              </w:rPr>
              <w:t>ראמאן</w:t>
            </w:r>
            <w:proofErr w:type="spellEnd"/>
          </w:p>
        </w:tc>
      </w:tr>
      <w:tr w:rsidR="007A4C0A" w:rsidRPr="00152E69" w:rsidTr="00E46E3D">
        <w:trPr>
          <w:trHeight w:val="311"/>
        </w:trPr>
        <w:tc>
          <w:tcPr>
            <w:tcW w:w="1559" w:type="dxa"/>
          </w:tcPr>
          <w:p w:rsidR="007A4C0A" w:rsidRPr="00152E69" w:rsidRDefault="007A4C0A" w:rsidP="00C2205D">
            <w:pPr>
              <w:spacing w:line="240" w:lineRule="auto"/>
              <w:rPr>
                <w:rtl/>
                <w:lang w:bidi="he-IL"/>
              </w:rPr>
            </w:pPr>
            <w:r w:rsidRPr="00152E69">
              <w:rPr>
                <w:rtl/>
                <w:lang w:bidi="he-IL"/>
              </w:rPr>
              <w:t>1</w:t>
            </w:r>
            <w:r w:rsidR="00C2205D">
              <w:rPr>
                <w:rFonts w:hint="cs"/>
                <w:rtl/>
                <w:lang w:bidi="he-IL"/>
              </w:rPr>
              <w:t>/</w:t>
            </w:r>
            <w:r w:rsidRPr="00152E69">
              <w:rPr>
                <w:rtl/>
                <w:lang w:bidi="he-IL"/>
              </w:rPr>
              <w:t>2018</w:t>
            </w:r>
          </w:p>
        </w:tc>
        <w:tc>
          <w:tcPr>
            <w:tcW w:w="1843" w:type="dxa"/>
          </w:tcPr>
          <w:p w:rsidR="007A4C0A" w:rsidRPr="00152E69" w:rsidRDefault="007A4C0A" w:rsidP="00C2205D">
            <w:pPr>
              <w:spacing w:line="240" w:lineRule="auto"/>
              <w:rPr>
                <w:rtl/>
                <w:lang w:bidi="he-IL"/>
              </w:rPr>
            </w:pPr>
            <w:r w:rsidRPr="00152E69">
              <w:rPr>
                <w:rtl/>
                <w:lang w:bidi="he-IL"/>
              </w:rPr>
              <w:t>4</w:t>
            </w:r>
            <w:r w:rsidR="00C2205D">
              <w:rPr>
                <w:rFonts w:hint="cs"/>
                <w:rtl/>
                <w:lang w:bidi="he-IL"/>
              </w:rPr>
              <w:t>/</w:t>
            </w:r>
            <w:r w:rsidRPr="00152E69">
              <w:rPr>
                <w:rtl/>
                <w:lang w:bidi="he-IL"/>
              </w:rPr>
              <w:t>2018</w:t>
            </w:r>
          </w:p>
        </w:tc>
        <w:tc>
          <w:tcPr>
            <w:tcW w:w="6947" w:type="dxa"/>
          </w:tcPr>
          <w:p w:rsidR="007A4C0A" w:rsidRPr="00152E69" w:rsidRDefault="007A4C0A" w:rsidP="00C2205D">
            <w:pPr>
              <w:spacing w:line="240" w:lineRule="auto"/>
              <w:rPr>
                <w:rtl/>
                <w:lang w:bidi="he-IL"/>
              </w:rPr>
            </w:pPr>
            <w:r w:rsidRPr="00152E69">
              <w:rPr>
                <w:rtl/>
                <w:lang w:bidi="he-IL"/>
              </w:rPr>
              <w:t xml:space="preserve">חלק </w:t>
            </w:r>
            <w:r w:rsidRPr="00152E69">
              <w:rPr>
                <w:lang w:bidi="he-IL"/>
              </w:rPr>
              <w:t>I</w:t>
            </w:r>
            <w:r w:rsidRPr="00152E69">
              <w:rPr>
                <w:rtl/>
                <w:lang w:bidi="he-IL"/>
              </w:rPr>
              <w:t xml:space="preserve">, שלב 4 - בחינת יכולת אבחנה סגולית בין חיידקי </w:t>
            </w:r>
            <w:r w:rsidRPr="00152E69">
              <w:rPr>
                <w:i/>
                <w:iCs/>
                <w:lang w:bidi="he-IL"/>
              </w:rPr>
              <w:t>E</w:t>
            </w:r>
            <w:r w:rsidRPr="00152E69">
              <w:rPr>
                <w:lang w:bidi="he-IL"/>
              </w:rPr>
              <w:t xml:space="preserve">. </w:t>
            </w:r>
            <w:proofErr w:type="gramStart"/>
            <w:r w:rsidRPr="00152E69">
              <w:rPr>
                <w:i/>
                <w:iCs/>
                <w:lang w:bidi="he-IL"/>
              </w:rPr>
              <w:t>coli</w:t>
            </w:r>
            <w:proofErr w:type="gramEnd"/>
            <w:r w:rsidRPr="00152E69">
              <w:rPr>
                <w:rtl/>
                <w:lang w:bidi="he-IL"/>
              </w:rPr>
              <w:t xml:space="preserve"> ו-</w:t>
            </w:r>
            <w:r w:rsidRPr="00152E69">
              <w:rPr>
                <w:i/>
                <w:iCs/>
                <w:lang w:bidi="he-IL"/>
              </w:rPr>
              <w:t>B</w:t>
            </w:r>
            <w:r w:rsidRPr="00152E69">
              <w:rPr>
                <w:lang w:bidi="he-IL"/>
              </w:rPr>
              <w:t xml:space="preserve">. </w:t>
            </w:r>
            <w:proofErr w:type="spellStart"/>
            <w:r w:rsidRPr="00152E69">
              <w:rPr>
                <w:i/>
                <w:iCs/>
                <w:lang w:bidi="he-IL"/>
              </w:rPr>
              <w:t>subtilis</w:t>
            </w:r>
            <w:proofErr w:type="spellEnd"/>
            <w:r w:rsidRPr="00152E69">
              <w:rPr>
                <w:rtl/>
                <w:lang w:bidi="he-IL"/>
              </w:rPr>
              <w:t xml:space="preserve"> </w:t>
            </w:r>
            <w:proofErr w:type="spellStart"/>
            <w:r w:rsidRPr="00152E69">
              <w:rPr>
                <w:rtl/>
                <w:lang w:bidi="he-IL"/>
              </w:rPr>
              <w:t>בספקטרוסקופיית</w:t>
            </w:r>
            <w:proofErr w:type="spellEnd"/>
            <w:r w:rsidRPr="00152E69">
              <w:rPr>
                <w:rtl/>
                <w:lang w:bidi="he-IL"/>
              </w:rPr>
              <w:t xml:space="preserve"> פלואורסנציה</w:t>
            </w:r>
          </w:p>
        </w:tc>
      </w:tr>
      <w:tr w:rsidR="007A4C0A" w:rsidRPr="00152E69" w:rsidTr="00E46E3D">
        <w:trPr>
          <w:trHeight w:val="311"/>
        </w:trPr>
        <w:tc>
          <w:tcPr>
            <w:tcW w:w="1559" w:type="dxa"/>
          </w:tcPr>
          <w:p w:rsidR="007A4C0A" w:rsidRPr="00152E69" w:rsidRDefault="007A4C0A" w:rsidP="00C2205D">
            <w:pPr>
              <w:spacing w:line="240" w:lineRule="auto"/>
              <w:rPr>
                <w:rtl/>
                <w:lang w:bidi="he-IL"/>
              </w:rPr>
            </w:pPr>
            <w:r w:rsidRPr="00152E69">
              <w:rPr>
                <w:rtl/>
                <w:lang w:bidi="he-IL"/>
              </w:rPr>
              <w:t>4</w:t>
            </w:r>
            <w:r w:rsidR="00C2205D">
              <w:rPr>
                <w:rFonts w:hint="cs"/>
                <w:rtl/>
                <w:lang w:bidi="he-IL"/>
              </w:rPr>
              <w:t>/</w:t>
            </w:r>
            <w:r w:rsidRPr="00152E69">
              <w:rPr>
                <w:rtl/>
                <w:lang w:bidi="he-IL"/>
              </w:rPr>
              <w:t>2018</w:t>
            </w:r>
          </w:p>
        </w:tc>
        <w:tc>
          <w:tcPr>
            <w:tcW w:w="1843" w:type="dxa"/>
          </w:tcPr>
          <w:p w:rsidR="007A4C0A" w:rsidRPr="00152E69" w:rsidRDefault="007A4C0A" w:rsidP="00C2205D">
            <w:pPr>
              <w:spacing w:line="240" w:lineRule="auto"/>
              <w:rPr>
                <w:rtl/>
                <w:lang w:bidi="he-IL"/>
              </w:rPr>
            </w:pPr>
            <w:r w:rsidRPr="00152E69">
              <w:rPr>
                <w:rtl/>
                <w:lang w:bidi="he-IL"/>
              </w:rPr>
              <w:t>7</w:t>
            </w:r>
            <w:r w:rsidR="00C2205D">
              <w:rPr>
                <w:rFonts w:hint="cs"/>
                <w:rtl/>
                <w:lang w:bidi="he-IL"/>
              </w:rPr>
              <w:t>/</w:t>
            </w:r>
            <w:r w:rsidRPr="00152E69">
              <w:rPr>
                <w:rtl/>
                <w:lang w:bidi="he-IL"/>
              </w:rPr>
              <w:t>2018</w:t>
            </w:r>
          </w:p>
        </w:tc>
        <w:tc>
          <w:tcPr>
            <w:tcW w:w="6947" w:type="dxa"/>
          </w:tcPr>
          <w:p w:rsidR="007A4C0A" w:rsidRPr="00152E69" w:rsidRDefault="007A4C0A" w:rsidP="00C2205D">
            <w:pPr>
              <w:spacing w:line="240" w:lineRule="auto"/>
              <w:rPr>
                <w:rtl/>
              </w:rPr>
            </w:pPr>
            <w:r w:rsidRPr="00152E69">
              <w:rPr>
                <w:rtl/>
                <w:lang w:bidi="he-IL"/>
              </w:rPr>
              <w:t xml:space="preserve">השוואה בין </w:t>
            </w:r>
            <w:proofErr w:type="spellStart"/>
            <w:r w:rsidRPr="00152E69">
              <w:rPr>
                <w:rtl/>
                <w:lang w:bidi="he-IL"/>
              </w:rPr>
              <w:t>ספקטרוסקופיות</w:t>
            </w:r>
            <w:proofErr w:type="spellEnd"/>
            <w:r w:rsidRPr="00152E69">
              <w:rPr>
                <w:rtl/>
                <w:lang w:bidi="he-IL"/>
              </w:rPr>
              <w:t xml:space="preserve"> </w:t>
            </w:r>
            <w:proofErr w:type="spellStart"/>
            <w:r w:rsidRPr="00152E69">
              <w:rPr>
                <w:rtl/>
                <w:lang w:bidi="he-IL"/>
              </w:rPr>
              <w:t>ראמאן</w:t>
            </w:r>
            <w:proofErr w:type="spellEnd"/>
            <w:r w:rsidRPr="00152E69">
              <w:rPr>
                <w:rtl/>
                <w:lang w:bidi="he-IL"/>
              </w:rPr>
              <w:t xml:space="preserve"> ברזולוציה נמוכה לפלואורסנציה לזיהוי וכימות חיידקים במים</w:t>
            </w:r>
          </w:p>
        </w:tc>
      </w:tr>
      <w:tr w:rsidR="00054DA4" w:rsidRPr="00152E69" w:rsidTr="00E46E3D">
        <w:trPr>
          <w:trHeight w:val="311"/>
        </w:trPr>
        <w:tc>
          <w:tcPr>
            <w:tcW w:w="1559" w:type="dxa"/>
          </w:tcPr>
          <w:p w:rsidR="00054DA4" w:rsidRPr="00152E69" w:rsidRDefault="00054DA4" w:rsidP="00C2205D">
            <w:pPr>
              <w:spacing w:line="240" w:lineRule="auto"/>
              <w:rPr>
                <w:rtl/>
                <w:lang w:bidi="he-IL"/>
              </w:rPr>
            </w:pPr>
            <w:r w:rsidRPr="00152E69">
              <w:rPr>
                <w:rtl/>
              </w:rPr>
              <w:t>06</w:t>
            </w:r>
            <w:r w:rsidR="00C2205D">
              <w:rPr>
                <w:rFonts w:hint="cs"/>
                <w:rtl/>
                <w:lang w:bidi="he-IL"/>
              </w:rPr>
              <w:t>/</w:t>
            </w:r>
            <w:r w:rsidRPr="00152E69">
              <w:rPr>
                <w:rtl/>
              </w:rPr>
              <w:t>2018</w:t>
            </w:r>
          </w:p>
        </w:tc>
        <w:tc>
          <w:tcPr>
            <w:tcW w:w="1843" w:type="dxa"/>
          </w:tcPr>
          <w:p w:rsidR="00054DA4" w:rsidRPr="00152E69" w:rsidRDefault="00054DA4" w:rsidP="00C2205D">
            <w:pPr>
              <w:spacing w:line="240" w:lineRule="auto"/>
              <w:rPr>
                <w:rtl/>
                <w:lang w:bidi="he-IL"/>
              </w:rPr>
            </w:pPr>
            <w:r w:rsidRPr="00152E69">
              <w:rPr>
                <w:rtl/>
              </w:rPr>
              <w:t>10</w:t>
            </w:r>
            <w:r w:rsidR="00C2205D">
              <w:rPr>
                <w:rFonts w:hint="cs"/>
                <w:rtl/>
                <w:lang w:bidi="he-IL"/>
              </w:rPr>
              <w:t>/</w:t>
            </w:r>
            <w:r w:rsidRPr="00152E69">
              <w:rPr>
                <w:rtl/>
              </w:rPr>
              <w:t>2018</w:t>
            </w:r>
          </w:p>
        </w:tc>
        <w:tc>
          <w:tcPr>
            <w:tcW w:w="6947" w:type="dxa"/>
          </w:tcPr>
          <w:p w:rsidR="00054DA4" w:rsidRPr="00152E69" w:rsidRDefault="00054DA4" w:rsidP="00C2205D">
            <w:pPr>
              <w:spacing w:line="240" w:lineRule="auto"/>
              <w:rPr>
                <w:rtl/>
              </w:rPr>
            </w:pPr>
            <w:r w:rsidRPr="00152E69">
              <w:rPr>
                <w:rtl/>
                <w:lang w:bidi="he-IL"/>
              </w:rPr>
              <w:t>כתיבת דוח העבודה והגשתו</w:t>
            </w:r>
            <w:r w:rsidRPr="00152E69">
              <w:rPr>
                <w:rtl/>
              </w:rPr>
              <w:t>.</w:t>
            </w:r>
          </w:p>
        </w:tc>
      </w:tr>
    </w:tbl>
    <w:p w:rsidR="004220B1" w:rsidRDefault="004220B1" w:rsidP="004220B1">
      <w:pPr>
        <w:rPr>
          <w:rtl/>
        </w:rPr>
      </w:pPr>
    </w:p>
    <w:p w:rsidR="004220B1" w:rsidRDefault="004220B1">
      <w:pPr>
        <w:bidi w:val="0"/>
        <w:spacing w:before="0" w:after="160" w:line="259" w:lineRule="auto"/>
        <w:rPr>
          <w:rFonts w:eastAsiaTheme="majorEastAsia"/>
          <w:b/>
          <w:bCs/>
          <w:color w:val="auto"/>
          <w:sz w:val="40"/>
          <w:szCs w:val="32"/>
          <w:u w:val="single"/>
          <w:rtl/>
        </w:rPr>
      </w:pPr>
      <w:r>
        <w:rPr>
          <w:rtl/>
        </w:rPr>
        <w:br w:type="page"/>
      </w:r>
    </w:p>
    <w:p w:rsidR="009A33B0" w:rsidRDefault="004220B1" w:rsidP="004220B1">
      <w:pPr>
        <w:pStyle w:val="1"/>
        <w:rPr>
          <w:rtl/>
        </w:rPr>
      </w:pPr>
      <w:r>
        <w:rPr>
          <w:rFonts w:hint="cs"/>
          <w:rtl/>
        </w:rPr>
        <w:lastRenderedPageBreak/>
        <w:t>תוצאות ראשוניות</w:t>
      </w:r>
    </w:p>
    <w:p w:rsidR="00EF5637" w:rsidRDefault="00EF5637" w:rsidP="00EF5637">
      <w:pPr>
        <w:pStyle w:val="2"/>
        <w:rPr>
          <w:rtl/>
        </w:rPr>
      </w:pPr>
      <w:r>
        <w:rPr>
          <w:rFonts w:hint="cs"/>
          <w:rtl/>
        </w:rPr>
        <w:t xml:space="preserve">ניסוי </w:t>
      </w:r>
      <w:proofErr w:type="spellStart"/>
      <w:r>
        <w:rPr>
          <w:rFonts w:hint="cs"/>
          <w:rtl/>
        </w:rPr>
        <w:t>ראמאן</w:t>
      </w:r>
      <w:proofErr w:type="spellEnd"/>
    </w:p>
    <w:p w:rsidR="00DB20DD" w:rsidRDefault="00DB20DD" w:rsidP="00EF5637">
      <w:pPr>
        <w:rPr>
          <w:ins w:id="170" w:author="עטרה בקל" w:date="2017-12-24T13:46:00Z"/>
          <w:rFonts w:hint="cs"/>
          <w:rtl/>
        </w:rPr>
      </w:pPr>
      <w:ins w:id="171" w:author="עטרה בקל" w:date="2017-12-24T13:46:00Z">
        <w:r>
          <w:rPr>
            <w:rFonts w:hint="cs"/>
            <w:rtl/>
          </w:rPr>
          <w:t xml:space="preserve">בחנו </w:t>
        </w:r>
        <w:proofErr w:type="spellStart"/>
        <w:r>
          <w:rPr>
            <w:rFonts w:hint="cs"/>
            <w:rtl/>
          </w:rPr>
          <w:t>ראמאן</w:t>
        </w:r>
        <w:proofErr w:type="spellEnd"/>
        <w:r>
          <w:rPr>
            <w:rFonts w:hint="cs"/>
            <w:rtl/>
          </w:rPr>
          <w:t xml:space="preserve"> בקולי ובצילוס. דוגמאות מוצגות באיור ...</w:t>
        </w:r>
      </w:ins>
    </w:p>
    <w:p w:rsidR="00DB20DD" w:rsidRPr="00DB20DD" w:rsidRDefault="00DB20DD" w:rsidP="00EF5637">
      <w:pPr>
        <w:rPr>
          <w:ins w:id="172" w:author="עטרה בקל" w:date="2017-12-24T13:45:00Z"/>
          <w:rFonts w:hint="cs"/>
          <w:rtl/>
          <w:rPrChange w:id="173" w:author="עטרה בקל" w:date="2017-12-24T13:47:00Z">
            <w:rPr>
              <w:ins w:id="174" w:author="עטרה בקל" w:date="2017-12-24T13:45:00Z"/>
              <w:rtl/>
            </w:rPr>
          </w:rPrChange>
        </w:rPr>
      </w:pPr>
      <w:ins w:id="175" w:author="עטרה בקל" w:date="2017-12-24T13:46:00Z">
        <w:r>
          <w:rPr>
            <w:rFonts w:hint="cs"/>
            <w:rtl/>
          </w:rPr>
          <w:t xml:space="preserve">בעין לא ניתן להבחין בין </w:t>
        </w:r>
        <w:proofErr w:type="spellStart"/>
        <w:r>
          <w:rPr>
            <w:rFonts w:hint="cs"/>
            <w:rtl/>
          </w:rPr>
          <w:t>הספקטרה</w:t>
        </w:r>
        <w:proofErr w:type="spellEnd"/>
        <w:r>
          <w:rPr>
            <w:rFonts w:hint="cs"/>
            <w:rtl/>
          </w:rPr>
          <w:t xml:space="preserve">, מודל </w:t>
        </w:r>
        <w:r>
          <w:rPr>
            <w:rFonts w:hint="cs"/>
          </w:rPr>
          <w:t>PLS</w:t>
        </w:r>
        <w:r>
          <w:rPr>
            <w:rFonts w:hint="cs"/>
            <w:rtl/>
          </w:rPr>
          <w:t xml:space="preserve"> הצליח להבחין ב10</w:t>
        </w:r>
      </w:ins>
      <w:ins w:id="176" w:author="עטרה בקל" w:date="2017-12-24T13:47:00Z">
        <w:r>
          <w:rPr>
            <w:rFonts w:hint="cs"/>
            <w:vertAlign w:val="superscript"/>
            <w:rtl/>
          </w:rPr>
          <w:t>8</w:t>
        </w:r>
        <w:r>
          <w:rPr>
            <w:rFonts w:hint="cs"/>
            <w:rtl/>
          </w:rPr>
          <w:t>.</w:t>
        </w:r>
      </w:ins>
    </w:p>
    <w:p w:rsidR="00EF5637" w:rsidRDefault="00EF5637" w:rsidP="00EF5637">
      <w:pPr>
        <w:rPr>
          <w:ins w:id="177" w:author="עטרה בקל" w:date="2017-12-17T14:13:00Z"/>
          <w:rtl/>
        </w:rPr>
      </w:pPr>
      <w:r>
        <w:rPr>
          <w:rFonts w:hint="cs"/>
          <w:rtl/>
        </w:rPr>
        <w:t xml:space="preserve">במהלך שנת המחקר הראשונה נעשה תהליך של אופטימיזציה של תהליך סריקת החיידקים, הן במישור הכנת הדוגמה והן במישור תהליך הסריקה ותכנון מכשיר הסריקה </w:t>
      </w:r>
      <w:proofErr w:type="spellStart"/>
      <w:r>
        <w:rPr>
          <w:rFonts w:hint="cs"/>
          <w:rtl/>
        </w:rPr>
        <w:t>בראמאן</w:t>
      </w:r>
      <w:proofErr w:type="spellEnd"/>
      <w:ins w:id="178" w:author="עטרה בקל" w:date="2017-12-24T13:47:00Z">
        <w:r w:rsidR="00DB20DD">
          <w:rPr>
            <w:rFonts w:hint="cs"/>
            <w:rtl/>
          </w:rPr>
          <w:t xml:space="preserve"> על מנת להגיע לרגישות גבוהה יותר של הבדיקה</w:t>
        </w:r>
      </w:ins>
      <w:r>
        <w:rPr>
          <w:rFonts w:hint="cs"/>
          <w:rtl/>
        </w:rPr>
        <w:t xml:space="preserve">. </w:t>
      </w:r>
      <w:ins w:id="179" w:author="עטרה בקל" w:date="2017-12-24T13:48:00Z">
        <w:r w:rsidR="00DB20DD">
          <w:rPr>
            <w:rFonts w:hint="cs"/>
            <w:rtl/>
          </w:rPr>
          <w:t xml:space="preserve">עד היום המאמצים לא עלו יפה... </w:t>
        </w:r>
      </w:ins>
    </w:p>
    <w:p w:rsidR="005B736F" w:rsidRDefault="00CC4D0F">
      <w:pPr>
        <w:rPr>
          <w:ins w:id="180" w:author="עטרה בקל" w:date="2017-12-24T13:49:00Z"/>
          <w:rtl/>
        </w:rPr>
        <w:pPrChange w:id="181" w:author="עטרה בקל" w:date="2017-12-19T12:49:00Z">
          <w:pPr>
            <w:autoSpaceDE w:val="0"/>
            <w:autoSpaceDN w:val="0"/>
            <w:bidi w:val="0"/>
            <w:adjustRightInd w:val="0"/>
            <w:spacing w:before="0" w:after="0" w:line="240" w:lineRule="auto"/>
          </w:pPr>
        </w:pPrChange>
      </w:pPr>
      <w:ins w:id="182" w:author="עטרה בקל" w:date="2017-12-17T14:14:00Z">
        <w:r>
          <w:rPr>
            <w:rFonts w:hint="cs"/>
            <w:rtl/>
          </w:rPr>
          <w:t xml:space="preserve">כחלק מעבודה זו נבחנו </w:t>
        </w:r>
      </w:ins>
      <w:ins w:id="183" w:author="עטרה בקל" w:date="2017-12-19T11:09:00Z">
        <w:r w:rsidR="00055749">
          <w:rPr>
            <w:rFonts w:hint="cs"/>
            <w:rtl/>
          </w:rPr>
          <w:t xml:space="preserve">השפעות זמן </w:t>
        </w:r>
      </w:ins>
      <w:ins w:id="184" w:author="עטרה בקל" w:date="2017-12-19T12:32:00Z">
        <w:r w:rsidR="005B736F">
          <w:rPr>
            <w:rFonts w:hint="cs"/>
            <w:rtl/>
          </w:rPr>
          <w:t>הקרנת החיידקים בלייזר</w:t>
        </w:r>
      </w:ins>
      <w:ins w:id="185" w:author="עטרה בקל" w:date="2017-12-19T11:09:00Z">
        <w:r w:rsidR="00055749">
          <w:rPr>
            <w:rFonts w:hint="cs"/>
            <w:rtl/>
          </w:rPr>
          <w:t xml:space="preserve">, </w:t>
        </w:r>
      </w:ins>
      <w:ins w:id="186" w:author="עטרה בקל" w:date="2017-12-19T12:09:00Z">
        <w:r w:rsidR="008C4A2C">
          <w:rPr>
            <w:rFonts w:hint="cs"/>
            <w:rtl/>
          </w:rPr>
          <w:t>פיצוץ התאים באמצעים כימיים ופיזיקליים, הפעלת עקת קור (בהתאם ל</w:t>
        </w:r>
      </w:ins>
      <w:ins w:id="187" w:author="עטרה בקל" w:date="2017-12-19T12:32:00Z">
        <w:r w:rsidR="005B736F">
          <w:rPr>
            <w:rFonts w:hint="cs"/>
            <w:rtl/>
          </w:rPr>
          <w:t xml:space="preserve">עבודה של </w:t>
        </w:r>
        <w:proofErr w:type="spellStart"/>
        <w:r w:rsidR="005B736F">
          <w:t>Premasiri</w:t>
        </w:r>
        <w:proofErr w:type="spellEnd"/>
        <w:r w:rsidR="005B736F">
          <w:rPr>
            <w:rFonts w:hint="cs"/>
            <w:rtl/>
          </w:rPr>
          <w:t xml:space="preserve"> ושותפיו [</w:t>
        </w:r>
      </w:ins>
      <w:ins w:id="188" w:author="עטרה בקל" w:date="2017-12-19T12:47:00Z">
        <w:r w:rsidR="00A2414D">
          <w:t>20</w:t>
        </w:r>
      </w:ins>
      <w:ins w:id="189" w:author="עטרה בקל" w:date="2017-12-19T12:32:00Z">
        <w:r w:rsidR="005B736F">
          <w:rPr>
            <w:rFonts w:hint="cs"/>
            <w:rtl/>
          </w:rPr>
          <w:t>]</w:t>
        </w:r>
      </w:ins>
      <w:ins w:id="190" w:author="עטרה בקל" w:date="2017-12-19T12:09:00Z">
        <w:r w:rsidR="008C4A2C">
          <w:rPr>
            <w:rFonts w:hint="cs"/>
            <w:rtl/>
          </w:rPr>
          <w:t>), עוצמת הלייזר</w:t>
        </w:r>
      </w:ins>
      <w:ins w:id="191" w:author="עטרה בקל" w:date="2017-12-19T12:47:00Z">
        <w:r w:rsidR="00E55D6B">
          <w:rPr>
            <w:rFonts w:hint="cs"/>
            <w:rtl/>
          </w:rPr>
          <w:t xml:space="preserve">, ייבוש החיידקים על גבי משטחי זכוכית, אלומיניום ומשטח </w:t>
        </w:r>
      </w:ins>
      <w:ins w:id="192" w:author="עטרה בקל" w:date="2017-12-19T12:48:00Z">
        <w:r w:rsidR="00E55D6B">
          <w:rPr>
            <w:rFonts w:hint="cs"/>
          </w:rPr>
          <w:t>SERS</w:t>
        </w:r>
        <w:r w:rsidR="00E55D6B">
          <w:rPr>
            <w:rFonts w:hint="cs"/>
            <w:rtl/>
          </w:rPr>
          <w:t xml:space="preserve"> </w:t>
        </w:r>
        <w:r w:rsidR="00492E19">
          <w:rPr>
            <w:rFonts w:hint="cs"/>
            <w:rtl/>
          </w:rPr>
          <w:t xml:space="preserve">ניסיוני וסריקת החיידקים על רקע של </w:t>
        </w:r>
        <w:proofErr w:type="spellStart"/>
        <w:r w:rsidR="00492E19">
          <w:rPr>
            <w:rFonts w:hint="cs"/>
            <w:rtl/>
          </w:rPr>
          <w:t>סליין</w:t>
        </w:r>
      </w:ins>
      <w:proofErr w:type="spellEnd"/>
      <w:ins w:id="193" w:author="עטרה בקל" w:date="2017-12-19T12:10:00Z">
        <w:r w:rsidR="008C4A2C">
          <w:rPr>
            <w:rFonts w:hint="cs"/>
            <w:rtl/>
          </w:rPr>
          <w:t xml:space="preserve">. </w:t>
        </w:r>
      </w:ins>
      <w:ins w:id="194" w:author="עטרה בקל" w:date="2017-12-19T12:11:00Z">
        <w:r w:rsidR="008C4A2C">
          <w:rPr>
            <w:rFonts w:hint="cs"/>
            <w:rtl/>
          </w:rPr>
          <w:t xml:space="preserve">בנוסף נבחנו השפעות של מניפולציות מתמטיות / סטטיסטיות כגון התמקדות </w:t>
        </w:r>
        <w:proofErr w:type="spellStart"/>
        <w:r w:rsidR="008C4A2C">
          <w:rPr>
            <w:rFonts w:hint="cs"/>
            <w:rtl/>
          </w:rPr>
          <w:t>באיזורי</w:t>
        </w:r>
        <w:proofErr w:type="spellEnd"/>
        <w:r w:rsidR="008C4A2C">
          <w:rPr>
            <w:rFonts w:hint="cs"/>
            <w:rtl/>
          </w:rPr>
          <w:t xml:space="preserve"> התמרה </w:t>
        </w:r>
        <w:proofErr w:type="spellStart"/>
        <w:r w:rsidR="008C4A2C">
          <w:rPr>
            <w:rFonts w:hint="cs"/>
            <w:rtl/>
          </w:rPr>
          <w:t>מסויימים</w:t>
        </w:r>
        <w:proofErr w:type="spellEnd"/>
        <w:r w:rsidR="008C4A2C">
          <w:rPr>
            <w:rFonts w:hint="cs"/>
            <w:rtl/>
          </w:rPr>
          <w:t xml:space="preserve">, </w:t>
        </w:r>
      </w:ins>
      <w:ins w:id="195" w:author="עטרה בקל" w:date="2017-12-19T12:33:00Z">
        <w:r w:rsidR="005B736F">
          <w:rPr>
            <w:rFonts w:hint="cs"/>
            <w:rtl/>
          </w:rPr>
          <w:t>נרמול הנתונים במספר גישות</w:t>
        </w:r>
      </w:ins>
      <w:ins w:id="196" w:author="עטרה בקל" w:date="2017-12-19T12:12:00Z">
        <w:r w:rsidR="00083E76">
          <w:rPr>
            <w:rFonts w:hint="cs"/>
            <w:rtl/>
          </w:rPr>
          <w:t xml:space="preserve">, מודלים סטטיסטיים מבוססי </w:t>
        </w:r>
        <w:r w:rsidR="00083E76">
          <w:rPr>
            <w:rFonts w:hint="cs"/>
          </w:rPr>
          <w:t>PLS</w:t>
        </w:r>
        <w:r w:rsidR="00083E76">
          <w:rPr>
            <w:rFonts w:hint="cs"/>
            <w:rtl/>
          </w:rPr>
          <w:t xml:space="preserve"> הכוללים "</w:t>
        </w:r>
      </w:ins>
      <w:ins w:id="197" w:author="עטרה בקל" w:date="2017-12-19T12:33:00Z">
        <w:r w:rsidR="005B736F">
          <w:rPr>
            <w:rFonts w:hint="cs"/>
            <w:rtl/>
          </w:rPr>
          <w:t>עיבוד</w:t>
        </w:r>
      </w:ins>
      <w:ins w:id="198" w:author="עטרה בקל" w:date="2017-12-19T12:12:00Z">
        <w:r w:rsidR="00083E76">
          <w:rPr>
            <w:rFonts w:hint="cs"/>
            <w:rtl/>
          </w:rPr>
          <w:t xml:space="preserve"> מקדים</w:t>
        </w:r>
      </w:ins>
      <w:ins w:id="199" w:author="עטרה בקל" w:date="2017-12-19T12:33:00Z">
        <w:r w:rsidR="005B736F">
          <w:rPr>
            <w:rFonts w:hint="cs"/>
            <w:rtl/>
          </w:rPr>
          <w:t>"</w:t>
        </w:r>
      </w:ins>
      <w:ins w:id="200" w:author="עטרה בקל" w:date="2017-12-19T12:12:00Z">
        <w:r w:rsidR="00083E76">
          <w:rPr>
            <w:rFonts w:hint="cs"/>
            <w:rtl/>
          </w:rPr>
          <w:t xml:space="preserve"> (</w:t>
        </w:r>
        <w:r w:rsidR="00083E76">
          <w:t>Centering, Scaling, Exclusions</w:t>
        </w:r>
      </w:ins>
      <w:ins w:id="201" w:author="עטרה בקל" w:date="2017-12-19T12:13:00Z">
        <w:r w:rsidR="00083E76">
          <w:rPr>
            <w:rFonts w:hint="cs"/>
            <w:rtl/>
          </w:rPr>
          <w:t>)</w:t>
        </w:r>
      </w:ins>
      <w:ins w:id="202" w:author="עטרה בקל" w:date="2017-12-19T12:32:00Z">
        <w:r w:rsidR="005B736F">
          <w:rPr>
            <w:rFonts w:hint="cs"/>
            <w:rtl/>
          </w:rPr>
          <w:t>.</w:t>
        </w:r>
      </w:ins>
      <w:ins w:id="203" w:author="עטרה בקל" w:date="2017-12-19T12:11:00Z">
        <w:r w:rsidR="008C4A2C">
          <w:rPr>
            <w:rFonts w:hint="cs"/>
            <w:rtl/>
          </w:rPr>
          <w:t xml:space="preserve"> </w:t>
        </w:r>
      </w:ins>
      <w:ins w:id="204" w:author="עטרה בקל" w:date="2017-12-19T12:10:00Z">
        <w:r w:rsidR="008C4A2C">
          <w:rPr>
            <w:rFonts w:hint="cs"/>
            <w:rtl/>
          </w:rPr>
          <w:t xml:space="preserve">המודל המוצלח ביותר שהתקבל עד כה בעל </w:t>
        </w:r>
      </w:ins>
      <w:ins w:id="205" w:author="עטרה בקל" w:date="2017-12-19T12:31:00Z">
        <w:r w:rsidR="005B736F">
          <w:rPr>
            <w:rFonts w:hint="cs"/>
            <w:rtl/>
          </w:rPr>
          <w:t xml:space="preserve">סף רגישות לחיידקי </w:t>
        </w:r>
        <w:r w:rsidR="005B736F">
          <w:rPr>
            <w:i/>
            <w:iCs/>
          </w:rPr>
          <w:t xml:space="preserve">E. </w:t>
        </w:r>
        <w:proofErr w:type="gramStart"/>
        <w:r w:rsidR="005B736F">
          <w:rPr>
            <w:i/>
            <w:iCs/>
          </w:rPr>
          <w:t>coli</w:t>
        </w:r>
      </w:ins>
      <w:proofErr w:type="gramEnd"/>
      <w:ins w:id="206" w:author="עטרה בקל" w:date="2017-12-19T12:10:00Z">
        <w:r w:rsidR="008C4A2C">
          <w:rPr>
            <w:rFonts w:hint="cs"/>
            <w:rtl/>
          </w:rPr>
          <w:t xml:space="preserve"> </w:t>
        </w:r>
      </w:ins>
      <w:ins w:id="207" w:author="עטרה בקל" w:date="2017-12-19T12:31:00Z">
        <w:r w:rsidR="005B736F">
          <w:rPr>
            <w:rFonts w:hint="cs"/>
            <w:rtl/>
          </w:rPr>
          <w:t xml:space="preserve">או </w:t>
        </w:r>
        <w:r w:rsidR="005B736F">
          <w:rPr>
            <w:i/>
            <w:iCs/>
          </w:rPr>
          <w:t xml:space="preserve">B. </w:t>
        </w:r>
        <w:proofErr w:type="spellStart"/>
        <w:r w:rsidR="005B736F">
          <w:rPr>
            <w:i/>
            <w:iCs/>
          </w:rPr>
          <w:t>subtilis</w:t>
        </w:r>
        <w:proofErr w:type="spellEnd"/>
        <w:r w:rsidR="005B736F">
          <w:rPr>
            <w:rFonts w:hint="cs"/>
            <w:i/>
            <w:iCs/>
            <w:rtl/>
          </w:rPr>
          <w:t xml:space="preserve"> </w:t>
        </w:r>
      </w:ins>
      <w:ins w:id="208" w:author="עטרה בקל" w:date="2017-12-19T12:10:00Z">
        <w:r w:rsidR="008C4A2C">
          <w:rPr>
            <w:rFonts w:hint="cs"/>
            <w:rtl/>
          </w:rPr>
          <w:t xml:space="preserve">בריכוז </w:t>
        </w:r>
        <w:r w:rsidR="008C4A2C">
          <w:t>10</w:t>
        </w:r>
        <w:r w:rsidR="008C4A2C">
          <w:rPr>
            <w:vertAlign w:val="superscript"/>
          </w:rPr>
          <w:t>8</w:t>
        </w:r>
        <w:r w:rsidR="008C4A2C">
          <w:t xml:space="preserve"> CFUs ml</w:t>
        </w:r>
        <w:r w:rsidR="008C4A2C">
          <w:rPr>
            <w:vertAlign w:val="superscript"/>
          </w:rPr>
          <w:t>-1</w:t>
        </w:r>
      </w:ins>
      <w:ins w:id="209" w:author="עטרה בקל" w:date="2017-12-19T12:49:00Z">
        <w:r w:rsidR="002E3CAB">
          <w:rPr>
            <w:rFonts w:hint="cs"/>
            <w:vertAlign w:val="superscript"/>
            <w:rtl/>
          </w:rPr>
          <w:t xml:space="preserve"> </w:t>
        </w:r>
        <w:r w:rsidR="002E3CAB">
          <w:rPr>
            <w:rFonts w:hint="cs"/>
            <w:rtl/>
          </w:rPr>
          <w:t>ואינו מסוגל להבחין בין מיני החיידקים שנבדקו</w:t>
        </w:r>
      </w:ins>
      <w:ins w:id="210" w:author="עטרה בקל" w:date="2017-12-19T12:10:00Z">
        <w:r w:rsidR="008C4A2C">
          <w:rPr>
            <w:rFonts w:hint="cs"/>
            <w:rtl/>
          </w:rPr>
          <w:t>.</w:t>
        </w:r>
      </w:ins>
    </w:p>
    <w:p w:rsidR="00DB20DD" w:rsidRDefault="00DB20DD">
      <w:pPr>
        <w:rPr>
          <w:ins w:id="211" w:author="עטרה בקל" w:date="2017-12-24T13:49:00Z"/>
          <w:rtl/>
        </w:rPr>
        <w:pPrChange w:id="212" w:author="עטרה בקל" w:date="2017-12-19T12:49:00Z">
          <w:pPr>
            <w:autoSpaceDE w:val="0"/>
            <w:autoSpaceDN w:val="0"/>
            <w:bidi w:val="0"/>
            <w:adjustRightInd w:val="0"/>
            <w:spacing w:before="0" w:after="0" w:line="240" w:lineRule="auto"/>
          </w:pPr>
        </w:pPrChange>
      </w:pPr>
    </w:p>
    <w:p w:rsidR="00DB20DD" w:rsidRDefault="00DB20DD">
      <w:pPr>
        <w:rPr>
          <w:ins w:id="213" w:author="עטרה בקל" w:date="2017-12-24T13:51:00Z"/>
          <w:rFonts w:hint="cs"/>
          <w:rtl/>
        </w:rPr>
        <w:pPrChange w:id="214" w:author="עטרה בקל" w:date="2017-12-19T12:49:00Z">
          <w:pPr>
            <w:autoSpaceDE w:val="0"/>
            <w:autoSpaceDN w:val="0"/>
            <w:bidi w:val="0"/>
            <w:adjustRightInd w:val="0"/>
            <w:spacing w:before="0" w:after="0" w:line="240" w:lineRule="auto"/>
          </w:pPr>
        </w:pPrChange>
      </w:pPr>
      <w:ins w:id="215" w:author="עטרה בקל" w:date="2017-12-24T13:49:00Z">
        <w:r>
          <w:rPr>
            <w:rFonts w:hint="cs"/>
            <w:rtl/>
          </w:rPr>
          <w:t xml:space="preserve">*** לפרט טווחים, להחליף פוצצו </w:t>
        </w:r>
        <w:proofErr w:type="spellStart"/>
        <w:r>
          <w:rPr>
            <w:rFonts w:hint="cs"/>
            <w:rtl/>
          </w:rPr>
          <w:t>לפורקו</w:t>
        </w:r>
        <w:proofErr w:type="spellEnd"/>
        <w:r>
          <w:rPr>
            <w:rFonts w:hint="cs"/>
            <w:rtl/>
          </w:rPr>
          <w:t xml:space="preserve">, לשנות את הסדר. </w:t>
        </w:r>
      </w:ins>
      <w:ins w:id="216" w:author="עטרה בקל" w:date="2017-12-24T13:50:00Z">
        <w:r>
          <w:rPr>
            <w:rFonts w:hint="cs"/>
            <w:rtl/>
          </w:rPr>
          <w:t>להזכיר את עקת קור (</w:t>
        </w:r>
      </w:ins>
      <w:ins w:id="217" w:author="עטרה בקל" w:date="2017-12-24T13:51:00Z">
        <w:r>
          <w:rPr>
            <w:rFonts w:hint="cs"/>
            <w:rtl/>
          </w:rPr>
          <w:t>ולהוסיף מעלות!). להזכיר שהשימוש ב-</w:t>
        </w:r>
        <w:r>
          <w:rPr>
            <w:rFonts w:hint="cs"/>
          </w:rPr>
          <w:t>SERS</w:t>
        </w:r>
        <w:r>
          <w:rPr>
            <w:rFonts w:hint="cs"/>
            <w:rtl/>
          </w:rPr>
          <w:t xml:space="preserve"> לא תרם לשיפור הרגישות. </w:t>
        </w:r>
      </w:ins>
    </w:p>
    <w:p w:rsidR="00DB20DD" w:rsidRDefault="00DB20DD">
      <w:pPr>
        <w:rPr>
          <w:ins w:id="218" w:author="עטרה בקל" w:date="2017-12-19T12:30:00Z"/>
          <w:rtl/>
        </w:rPr>
        <w:pPrChange w:id="219" w:author="עטרה בקל" w:date="2017-12-19T12:49:00Z">
          <w:pPr>
            <w:autoSpaceDE w:val="0"/>
            <w:autoSpaceDN w:val="0"/>
            <w:bidi w:val="0"/>
            <w:adjustRightInd w:val="0"/>
            <w:spacing w:before="0" w:after="0" w:line="240" w:lineRule="auto"/>
          </w:pPr>
        </w:pPrChange>
      </w:pPr>
      <w:ins w:id="220" w:author="עטרה בקל" w:date="2017-12-24T13:52:00Z">
        <w:r>
          <w:rPr>
            <w:rFonts w:hint="cs"/>
            <w:rtl/>
          </w:rPr>
          <w:t>גישה נוספת שנבדקה היא השפעות מניפולציות...</w:t>
        </w:r>
      </w:ins>
    </w:p>
    <w:p w:rsidR="004019F5" w:rsidRDefault="008C4A2C">
      <w:pPr>
        <w:pStyle w:val="2"/>
        <w:rPr>
          <w:ins w:id="221" w:author="עטרה בקל" w:date="2017-12-19T12:30:00Z"/>
          <w:rtl/>
        </w:rPr>
        <w:pPrChange w:id="222" w:author="עטרה בקל" w:date="2017-12-19T12:30:00Z">
          <w:pPr>
            <w:autoSpaceDE w:val="0"/>
            <w:autoSpaceDN w:val="0"/>
            <w:bidi w:val="0"/>
            <w:adjustRightInd w:val="0"/>
            <w:spacing w:before="0" w:after="0" w:line="240" w:lineRule="auto"/>
          </w:pPr>
        </w:pPrChange>
      </w:pPr>
      <w:ins w:id="223" w:author="עטרה בקל" w:date="2017-12-19T12:10:00Z">
        <w:r>
          <w:rPr>
            <w:rFonts w:hint="cs"/>
            <w:rtl/>
          </w:rPr>
          <w:lastRenderedPageBreak/>
          <w:t xml:space="preserve"> </w:t>
        </w:r>
      </w:ins>
      <w:ins w:id="224" w:author="עטרה בקל" w:date="2017-12-19T12:30:00Z">
        <w:r w:rsidR="005B736F">
          <w:rPr>
            <w:rFonts w:hint="cs"/>
            <w:rtl/>
          </w:rPr>
          <w:t xml:space="preserve">ניסוי </w:t>
        </w:r>
        <w:proofErr w:type="spellStart"/>
        <w:r w:rsidR="005B736F">
          <w:rPr>
            <w:rFonts w:hint="cs"/>
            <w:rtl/>
          </w:rPr>
          <w:t>פלורסנציה</w:t>
        </w:r>
        <w:proofErr w:type="spellEnd"/>
      </w:ins>
    </w:p>
    <w:p w:rsidR="00055749" w:rsidDel="00C51CF2" w:rsidRDefault="00AF2D4C" w:rsidP="00C42BA7">
      <w:pPr>
        <w:rPr>
          <w:del w:id="225" w:author="עטרה בקל" w:date="2017-12-19T12:51:00Z"/>
        </w:rPr>
        <w:pPrChange w:id="226" w:author="עטרה בקל" w:date="2017-12-24T14:01:00Z">
          <w:pPr/>
        </w:pPrChange>
      </w:pPr>
      <w:r>
        <w:rPr>
          <w:rFonts w:hint="cs"/>
          <w:noProof/>
          <w:rtl/>
          <w:lang w:val="en-GB" w:eastAsia="en-GB"/>
        </w:rPr>
        <mc:AlternateContent>
          <mc:Choice Requires="wpg">
            <w:drawing>
              <wp:anchor distT="0" distB="0" distL="114300" distR="114300" simplePos="0" relativeHeight="251671552" behindDoc="0" locked="0" layoutInCell="1" allowOverlap="1">
                <wp:simplePos x="0" y="0"/>
                <wp:positionH relativeFrom="column">
                  <wp:posOffset>-747115</wp:posOffset>
                </wp:positionH>
                <wp:positionV relativeFrom="paragraph">
                  <wp:posOffset>1666545</wp:posOffset>
                </wp:positionV>
                <wp:extent cx="7012940" cy="3310255"/>
                <wp:effectExtent l="0" t="0" r="16510" b="4445"/>
                <wp:wrapTopAndBottom/>
                <wp:docPr id="29" name="קבוצה 29"/>
                <wp:cNvGraphicFramePr/>
                <a:graphic xmlns:a="http://schemas.openxmlformats.org/drawingml/2006/main">
                  <a:graphicData uri="http://schemas.microsoft.com/office/word/2010/wordprocessingGroup">
                    <wpg:wgp>
                      <wpg:cNvGrpSpPr/>
                      <wpg:grpSpPr>
                        <a:xfrm>
                          <a:off x="0" y="0"/>
                          <a:ext cx="7012940" cy="3310255"/>
                          <a:chOff x="0" y="0"/>
                          <a:chExt cx="7012940" cy="3310255"/>
                        </a:xfrm>
                      </wpg:grpSpPr>
                      <wpg:grpSp>
                        <wpg:cNvPr id="27" name="קבוצה 27"/>
                        <wpg:cNvGrpSpPr/>
                        <wpg:grpSpPr>
                          <a:xfrm>
                            <a:off x="0" y="0"/>
                            <a:ext cx="7012940" cy="2750185"/>
                            <a:chOff x="0" y="0"/>
                            <a:chExt cx="7012941" cy="2750515"/>
                          </a:xfrm>
                        </wpg:grpSpPr>
                        <wpg:graphicFrame>
                          <wpg:cNvPr id="25" name="תרשים 25"/>
                          <wpg:cNvFrPr/>
                          <wpg:xfrm>
                            <a:off x="0" y="7315"/>
                            <a:ext cx="3402965" cy="2743200"/>
                          </wpg:xfrm>
                          <a:graphic>
                            <a:graphicData uri="http://schemas.openxmlformats.org/drawingml/2006/chart">
                              <c:chart xmlns:c="http://schemas.openxmlformats.org/drawingml/2006/chart" xmlns:r="http://schemas.openxmlformats.org/officeDocument/2006/relationships" r:id="rId14"/>
                            </a:graphicData>
                          </a:graphic>
                        </wpg:graphicFrame>
                        <wpg:graphicFrame>
                          <wpg:cNvPr id="26" name="תרשים 26"/>
                          <wpg:cNvFrPr/>
                          <wpg:xfrm>
                            <a:off x="3402966" y="0"/>
                            <a:ext cx="3609975" cy="2743200"/>
                          </wpg:xfrm>
                          <a:graphic>
                            <a:graphicData uri="http://schemas.openxmlformats.org/drawingml/2006/chart">
                              <c:chart xmlns:c="http://schemas.openxmlformats.org/drawingml/2006/chart" xmlns:r="http://schemas.openxmlformats.org/officeDocument/2006/relationships" r:id="rId15"/>
                            </a:graphicData>
                          </a:graphic>
                        </wpg:graphicFrame>
                      </wpg:grpSp>
                      <wps:wsp>
                        <wps:cNvPr id="28" name="תיבת טקסט 28"/>
                        <wps:cNvSpPr txBox="1"/>
                        <wps:spPr>
                          <a:xfrm>
                            <a:off x="0" y="2808605"/>
                            <a:ext cx="7012940" cy="501650"/>
                          </a:xfrm>
                          <a:prstGeom prst="rect">
                            <a:avLst/>
                          </a:prstGeom>
                          <a:solidFill>
                            <a:prstClr val="white"/>
                          </a:solidFill>
                          <a:ln>
                            <a:noFill/>
                          </a:ln>
                          <a:effectLst/>
                        </wps:spPr>
                        <wps:txbx>
                          <w:txbxContent>
                            <w:p w:rsidR="00580A50" w:rsidRPr="00044B10" w:rsidRDefault="00580A50">
                              <w:pPr>
                                <w:pStyle w:val="af3"/>
                                <w:rPr>
                                  <w:noProof/>
                                  <w:sz w:val="20"/>
                                  <w:szCs w:val="20"/>
                                  <w:rtl/>
                                  <w:rPrChange w:id="227" w:author="עטרה בקל" w:date="2017-12-19T12:46:00Z">
                                    <w:rPr>
                                      <w:noProof/>
                                      <w:rtl/>
                                    </w:rPr>
                                  </w:rPrChange>
                                </w:rPr>
                                <w:pPrChange w:id="228" w:author="עטרה בקל" w:date="2017-12-19T12:40:00Z">
                                  <w:pPr/>
                                </w:pPrChange>
                              </w:pPr>
                              <w:ins w:id="229" w:author="עטרה בקל" w:date="2017-12-19T12:40:00Z">
                                <w:r w:rsidRPr="00044B10">
                                  <w:rPr>
                                    <w:i w:val="0"/>
                                    <w:iCs w:val="0"/>
                                    <w:sz w:val="20"/>
                                    <w:szCs w:val="20"/>
                                    <w:rtl/>
                                    <w:rPrChange w:id="230" w:author="עטרה בקל" w:date="2017-12-19T12:46:00Z">
                                      <w:rPr>
                                        <w:i/>
                                        <w:iCs/>
                                        <w:rtl/>
                                      </w:rPr>
                                    </w:rPrChange>
                                  </w:rPr>
                                  <w:t xml:space="preserve">איור </w:t>
                                </w:r>
                                <w:r w:rsidRPr="00044B10">
                                  <w:rPr>
                                    <w:i w:val="0"/>
                                    <w:iCs w:val="0"/>
                                    <w:sz w:val="20"/>
                                    <w:szCs w:val="20"/>
                                    <w:rtl/>
                                    <w:rPrChange w:id="231" w:author="עטרה בקל" w:date="2017-12-19T12:46:00Z">
                                      <w:rPr>
                                        <w:i/>
                                        <w:iCs/>
                                        <w:rtl/>
                                      </w:rPr>
                                    </w:rPrChange>
                                  </w:rPr>
                                  <w:fldChar w:fldCharType="begin"/>
                                </w:r>
                                <w:r w:rsidRPr="00044B10">
                                  <w:rPr>
                                    <w:i w:val="0"/>
                                    <w:iCs w:val="0"/>
                                    <w:sz w:val="20"/>
                                    <w:szCs w:val="20"/>
                                    <w:rtl/>
                                    <w:rPrChange w:id="232" w:author="עטרה בקל" w:date="2017-12-19T12:46:00Z">
                                      <w:rPr>
                                        <w:i/>
                                        <w:iCs/>
                                        <w:rtl/>
                                      </w:rPr>
                                    </w:rPrChange>
                                  </w:rPr>
                                  <w:instrText xml:space="preserve"> </w:instrText>
                                </w:r>
                                <w:r w:rsidRPr="00044B10">
                                  <w:rPr>
                                    <w:i w:val="0"/>
                                    <w:iCs w:val="0"/>
                                    <w:sz w:val="20"/>
                                    <w:szCs w:val="20"/>
                                    <w:rPrChange w:id="233" w:author="עטרה בקל" w:date="2017-12-19T12:46:00Z">
                                      <w:rPr>
                                        <w:i/>
                                        <w:iCs/>
                                      </w:rPr>
                                    </w:rPrChange>
                                  </w:rPr>
                                  <w:instrText>SEQ</w:instrText>
                                </w:r>
                                <w:r w:rsidRPr="00044B10">
                                  <w:rPr>
                                    <w:i w:val="0"/>
                                    <w:iCs w:val="0"/>
                                    <w:sz w:val="20"/>
                                    <w:szCs w:val="20"/>
                                    <w:rtl/>
                                    <w:rPrChange w:id="234" w:author="עטרה בקל" w:date="2017-12-19T12:46:00Z">
                                      <w:rPr>
                                        <w:i/>
                                        <w:iCs/>
                                        <w:rtl/>
                                      </w:rPr>
                                    </w:rPrChange>
                                  </w:rPr>
                                  <w:instrText xml:space="preserve"> איור \* </w:instrText>
                                </w:r>
                                <w:r w:rsidRPr="00044B10">
                                  <w:rPr>
                                    <w:i w:val="0"/>
                                    <w:iCs w:val="0"/>
                                    <w:sz w:val="20"/>
                                    <w:szCs w:val="20"/>
                                    <w:rPrChange w:id="235" w:author="עטרה בקל" w:date="2017-12-19T12:46:00Z">
                                      <w:rPr>
                                        <w:i/>
                                        <w:iCs/>
                                      </w:rPr>
                                    </w:rPrChange>
                                  </w:rPr>
                                  <w:instrText>ARABIC</w:instrText>
                                </w:r>
                                <w:r w:rsidRPr="00044B10">
                                  <w:rPr>
                                    <w:i w:val="0"/>
                                    <w:iCs w:val="0"/>
                                    <w:sz w:val="20"/>
                                    <w:szCs w:val="20"/>
                                    <w:rtl/>
                                    <w:rPrChange w:id="236" w:author="עטרה בקל" w:date="2017-12-19T12:46:00Z">
                                      <w:rPr>
                                        <w:i/>
                                        <w:iCs/>
                                        <w:rtl/>
                                      </w:rPr>
                                    </w:rPrChange>
                                  </w:rPr>
                                  <w:instrText xml:space="preserve"> </w:instrText>
                                </w:r>
                              </w:ins>
                              <w:r w:rsidRPr="00044B10">
                                <w:rPr>
                                  <w:i w:val="0"/>
                                  <w:iCs w:val="0"/>
                                  <w:sz w:val="20"/>
                                  <w:szCs w:val="20"/>
                                  <w:rtl/>
                                  <w:rPrChange w:id="237" w:author="עטרה בקל" w:date="2017-12-19T12:46:00Z">
                                    <w:rPr>
                                      <w:i/>
                                      <w:iCs/>
                                      <w:rtl/>
                                    </w:rPr>
                                  </w:rPrChange>
                                </w:rPr>
                                <w:fldChar w:fldCharType="separate"/>
                              </w:r>
                              <w:ins w:id="238" w:author="עטרה בקל" w:date="2017-12-19T12:40:00Z">
                                <w:r w:rsidRPr="00044B10">
                                  <w:rPr>
                                    <w:i w:val="0"/>
                                    <w:iCs w:val="0"/>
                                    <w:noProof/>
                                    <w:sz w:val="20"/>
                                    <w:szCs w:val="20"/>
                                    <w:rtl/>
                                    <w:rPrChange w:id="239" w:author="עטרה בקל" w:date="2017-12-19T12:46:00Z">
                                      <w:rPr>
                                        <w:i/>
                                        <w:iCs/>
                                        <w:noProof/>
                                        <w:rtl/>
                                      </w:rPr>
                                    </w:rPrChange>
                                  </w:rPr>
                                  <w:t>4</w:t>
                                </w:r>
                                <w:r w:rsidRPr="00044B10">
                                  <w:rPr>
                                    <w:i w:val="0"/>
                                    <w:iCs w:val="0"/>
                                    <w:sz w:val="20"/>
                                    <w:szCs w:val="20"/>
                                    <w:rtl/>
                                    <w:rPrChange w:id="240" w:author="עטרה בקל" w:date="2017-12-19T12:46:00Z">
                                      <w:rPr>
                                        <w:i/>
                                        <w:iCs/>
                                        <w:rtl/>
                                      </w:rPr>
                                    </w:rPrChange>
                                  </w:rPr>
                                  <w:fldChar w:fldCharType="end"/>
                                </w:r>
                                <w:r w:rsidRPr="00044B10">
                                  <w:rPr>
                                    <w:i w:val="0"/>
                                    <w:iCs w:val="0"/>
                                    <w:sz w:val="20"/>
                                    <w:szCs w:val="20"/>
                                    <w:rtl/>
                                    <w:rPrChange w:id="241" w:author="עטרה בקל" w:date="2017-12-19T12:46:00Z">
                                      <w:rPr>
                                        <w:i/>
                                        <w:iCs/>
                                        <w:rtl/>
                                      </w:rPr>
                                    </w:rPrChange>
                                  </w:rPr>
                                  <w:t xml:space="preserve"> – התאמה בין ריכוז החיידקים לפליטת אור. </w:t>
                                </w:r>
                              </w:ins>
                              <w:ins w:id="242" w:author="עטרה בקל" w:date="2017-12-19T12:41:00Z">
                                <w:r w:rsidRPr="00044B10">
                                  <w:rPr>
                                    <w:rFonts w:hint="eastAsia"/>
                                    <w:i w:val="0"/>
                                    <w:iCs w:val="0"/>
                                    <w:sz w:val="20"/>
                                    <w:szCs w:val="20"/>
                                    <w:rtl/>
                                    <w:rPrChange w:id="243" w:author="עטרה בקל" w:date="2017-12-19T12:46:00Z">
                                      <w:rPr>
                                        <w:rFonts w:hint="eastAsia"/>
                                        <w:i/>
                                        <w:iCs/>
                                        <w:rtl/>
                                      </w:rPr>
                                    </w:rPrChange>
                                  </w:rPr>
                                  <w:t>ריכוז</w:t>
                                </w:r>
                                <w:r w:rsidRPr="00044B10">
                                  <w:rPr>
                                    <w:i w:val="0"/>
                                    <w:iCs w:val="0"/>
                                    <w:sz w:val="20"/>
                                    <w:szCs w:val="20"/>
                                    <w:rtl/>
                                    <w:rPrChange w:id="244" w:author="עטרה בקל" w:date="2017-12-19T12:46:00Z">
                                      <w:rPr>
                                        <w:i/>
                                        <w:iCs/>
                                        <w:rtl/>
                                      </w:rPr>
                                    </w:rPrChange>
                                  </w:rPr>
                                  <w:t xml:space="preserve"> החיידקים נמדד במעבדת שירות לפי שיטות סטנדרטיות לבדיקת מי שתייה. ערכי </w:t>
                                </w:r>
                                <w:proofErr w:type="spellStart"/>
                                <w:r w:rsidRPr="00044B10">
                                  <w:rPr>
                                    <w:i w:val="0"/>
                                    <w:iCs w:val="0"/>
                                    <w:sz w:val="20"/>
                                    <w:szCs w:val="20"/>
                                    <w:rtl/>
                                    <w:rPrChange w:id="245" w:author="עטרה בקל" w:date="2017-12-19T12:46:00Z">
                                      <w:rPr>
                                        <w:i/>
                                        <w:iCs/>
                                        <w:rtl/>
                                      </w:rPr>
                                    </w:rPrChange>
                                  </w:rPr>
                                  <w:t>הפלורסנציה</w:t>
                                </w:r>
                                <w:proofErr w:type="spellEnd"/>
                                <w:r w:rsidRPr="00044B10">
                                  <w:rPr>
                                    <w:i w:val="0"/>
                                    <w:iCs w:val="0"/>
                                    <w:sz w:val="20"/>
                                    <w:szCs w:val="20"/>
                                    <w:rtl/>
                                    <w:rPrChange w:id="246" w:author="עטרה בקל" w:date="2017-12-19T12:46:00Z">
                                      <w:rPr>
                                        <w:i/>
                                        <w:iCs/>
                                        <w:rtl/>
                                      </w:rPr>
                                    </w:rPrChange>
                                  </w:rPr>
                                  <w:t xml:space="preserve"> מגיעים מעירור באורך גל </w:t>
                                </w:r>
                                <w:r w:rsidRPr="00044B10">
                                  <w:rPr>
                                    <w:i w:val="0"/>
                                    <w:iCs w:val="0"/>
                                    <w:sz w:val="20"/>
                                    <w:szCs w:val="20"/>
                                    <w:rPrChange w:id="247" w:author="עטרה בקל" w:date="2017-12-19T12:46:00Z">
                                      <w:rPr>
                                        <w:i/>
                                        <w:iCs/>
                                      </w:rPr>
                                    </w:rPrChange>
                                  </w:rPr>
                                  <w:t>210nm</w:t>
                                </w:r>
                                <w:r w:rsidRPr="00044B10">
                                  <w:rPr>
                                    <w:i w:val="0"/>
                                    <w:iCs w:val="0"/>
                                    <w:sz w:val="20"/>
                                    <w:szCs w:val="20"/>
                                    <w:rtl/>
                                    <w:rPrChange w:id="248" w:author="עטרה בקל" w:date="2017-12-19T12:46:00Z">
                                      <w:rPr>
                                        <w:i/>
                                        <w:iCs/>
                                        <w:rtl/>
                                      </w:rPr>
                                    </w:rPrChange>
                                  </w:rPr>
                                  <w:t xml:space="preserve"> ופליטה באורך גל </w:t>
                                </w:r>
                                <w:r w:rsidRPr="00044B10">
                                  <w:rPr>
                                    <w:i w:val="0"/>
                                    <w:iCs w:val="0"/>
                                    <w:sz w:val="20"/>
                                    <w:szCs w:val="20"/>
                                    <w:rPrChange w:id="249" w:author="עטרה בקל" w:date="2017-12-19T12:46:00Z">
                                      <w:rPr>
                                        <w:i/>
                                        <w:iCs/>
                                      </w:rPr>
                                    </w:rPrChange>
                                  </w:rPr>
                                  <w:t>270nm</w:t>
                                </w:r>
                              </w:ins>
                              <w:ins w:id="250" w:author="עטרה בקל" w:date="2017-12-19T12:42:00Z">
                                <w:r w:rsidRPr="00044B10">
                                  <w:rPr>
                                    <w:i w:val="0"/>
                                    <w:iCs w:val="0"/>
                                    <w:sz w:val="20"/>
                                    <w:szCs w:val="20"/>
                                    <w:rtl/>
                                    <w:rPrChange w:id="251" w:author="עטרה בקל" w:date="2017-12-19T12:46:00Z">
                                      <w:rPr>
                                        <w:i/>
                                        <w:iCs/>
                                        <w:rtl/>
                                      </w:rPr>
                                    </w:rPrChange>
                                  </w:rPr>
                                  <w:t xml:space="preserve"> והם מנורמלים לערכי פליטת </w:t>
                                </w:r>
                                <w:proofErr w:type="spellStart"/>
                                <w:r w:rsidRPr="00044B10">
                                  <w:rPr>
                                    <w:i w:val="0"/>
                                    <w:iCs w:val="0"/>
                                    <w:sz w:val="20"/>
                                    <w:szCs w:val="20"/>
                                    <w:rtl/>
                                    <w:rPrChange w:id="252" w:author="עטרה בקל" w:date="2017-12-19T12:46:00Z">
                                      <w:rPr>
                                        <w:i/>
                                        <w:iCs/>
                                        <w:rtl/>
                                      </w:rPr>
                                    </w:rPrChange>
                                  </w:rPr>
                                  <w:t>ראמאן</w:t>
                                </w:r>
                                <w:proofErr w:type="spellEnd"/>
                                <w:r w:rsidRPr="00044B10">
                                  <w:rPr>
                                    <w:i w:val="0"/>
                                    <w:iCs w:val="0"/>
                                    <w:sz w:val="20"/>
                                    <w:szCs w:val="20"/>
                                    <w:rtl/>
                                    <w:rPrChange w:id="253" w:author="עטרה בקל" w:date="2017-12-19T12:46:00Z">
                                      <w:rPr>
                                        <w:i/>
                                        <w:iCs/>
                                        <w:rtl/>
                                      </w:rPr>
                                    </w:rPrChange>
                                  </w:rPr>
                                  <w:t xml:space="preserve"> </w:t>
                                </w:r>
                                <w:r w:rsidRPr="00044B10">
                                  <w:rPr>
                                    <w:i w:val="0"/>
                                    <w:iCs w:val="0"/>
                                    <w:sz w:val="20"/>
                                    <w:szCs w:val="20"/>
                                    <w:rPrChange w:id="254" w:author="עטרה בקל" w:date="2017-12-19T12:46:00Z">
                                      <w:rPr>
                                        <w:i/>
                                        <w:iCs/>
                                      </w:rPr>
                                    </w:rPrChange>
                                  </w:rPr>
                                  <w:t>275/305</w:t>
                                </w:r>
                                <w:r w:rsidRPr="00044B10">
                                  <w:rPr>
                                    <w:i w:val="0"/>
                                    <w:iCs w:val="0"/>
                                    <w:sz w:val="20"/>
                                    <w:szCs w:val="20"/>
                                    <w:rtl/>
                                    <w:rPrChange w:id="255" w:author="עטרה בקל" w:date="2017-12-19T12:46:00Z">
                                      <w:rPr>
                                        <w:i/>
                                        <w:iCs/>
                                        <w:rtl/>
                                      </w:rPr>
                                    </w:rPrChange>
                                  </w:rPr>
                                  <w:t xml:space="preserve">. </w:t>
                                </w:r>
                                <w:r w:rsidRPr="00044B10">
                                  <w:rPr>
                                    <w:rFonts w:hint="eastAsia"/>
                                    <w:i w:val="0"/>
                                    <w:iCs w:val="0"/>
                                    <w:sz w:val="20"/>
                                    <w:szCs w:val="20"/>
                                    <w:rtl/>
                                    <w:rPrChange w:id="256" w:author="עטרה בקל" w:date="2017-12-19T12:46:00Z">
                                      <w:rPr>
                                        <w:rFonts w:hint="eastAsia"/>
                                        <w:i/>
                                        <w:iCs/>
                                        <w:rtl/>
                                      </w:rPr>
                                    </w:rPrChange>
                                  </w:rPr>
                                  <w:t>הקורלציה</w:t>
                                </w:r>
                                <w:r w:rsidRPr="00044B10">
                                  <w:rPr>
                                    <w:i w:val="0"/>
                                    <w:iCs w:val="0"/>
                                    <w:sz w:val="20"/>
                                    <w:szCs w:val="20"/>
                                    <w:rtl/>
                                    <w:rPrChange w:id="257" w:author="עטרה בקל" w:date="2017-12-19T12:46:00Z">
                                      <w:rPr>
                                        <w:i/>
                                        <w:iCs/>
                                        <w:rtl/>
                                      </w:rPr>
                                    </w:rPrChange>
                                  </w:rPr>
                                  <w:t xml:space="preserve"> </w:t>
                                </w:r>
                                <w:r w:rsidRPr="00044B10">
                                  <w:rPr>
                                    <w:rFonts w:hint="eastAsia"/>
                                    <w:i w:val="0"/>
                                    <w:iCs w:val="0"/>
                                    <w:sz w:val="20"/>
                                    <w:szCs w:val="20"/>
                                    <w:rtl/>
                                    <w:rPrChange w:id="258" w:author="עטרה בקל" w:date="2017-12-19T12:46:00Z">
                                      <w:rPr>
                                        <w:rFonts w:hint="eastAsia"/>
                                        <w:i/>
                                        <w:iCs/>
                                        <w:rtl/>
                                      </w:rPr>
                                    </w:rPrChange>
                                  </w:rPr>
                                  <w:t>ליניארית</w:t>
                                </w:r>
                                <w:r w:rsidRPr="00044B10">
                                  <w:rPr>
                                    <w:i w:val="0"/>
                                    <w:iCs w:val="0"/>
                                    <w:sz w:val="20"/>
                                    <w:szCs w:val="20"/>
                                    <w:rtl/>
                                    <w:rPrChange w:id="259" w:author="עטרה בקל" w:date="2017-12-19T12:46:00Z">
                                      <w:rPr>
                                        <w:i/>
                                        <w:iCs/>
                                        <w:rtl/>
                                      </w:rPr>
                                    </w:rPrChange>
                                  </w:rPr>
                                  <w:t>.</w:t>
                                </w:r>
                              </w:ins>
                              <w:ins w:id="260" w:author="עטרה בקל" w:date="2017-12-24T14:03:00Z">
                                <w:r w:rsidR="00E6704E">
                                  <w:rPr>
                                    <w:rFonts w:hint="cs"/>
                                    <w:i w:val="0"/>
                                    <w:iCs w:val="0"/>
                                    <w:sz w:val="20"/>
                                    <w:szCs w:val="20"/>
                                    <w:rtl/>
                                  </w:rPr>
                                  <w:t xml:space="preserve"> </w:t>
                                </w:r>
                              </w:ins>
                              <w:bookmarkStart w:id="261" w:name="_GoBack"/>
                              <w:bookmarkEnd w:id="261"/>
                              <w:ins w:id="262" w:author="עטרה בקל" w:date="2017-12-19T12:45:00Z">
                                <w:r w:rsidR="00AF2D4C" w:rsidRPr="00044B10">
                                  <w:rPr>
                                    <w:rFonts w:hint="eastAsia"/>
                                    <w:i w:val="0"/>
                                    <w:iCs w:val="0"/>
                                    <w:sz w:val="20"/>
                                    <w:szCs w:val="20"/>
                                    <w:rtl/>
                                    <w:rPrChange w:id="263" w:author="עטרה בקל" w:date="2017-12-19T12:46:00Z">
                                      <w:rPr>
                                        <w:rFonts w:hint="eastAsia"/>
                                        <w:i/>
                                        <w:iCs/>
                                        <w:rtl/>
                                      </w:rPr>
                                    </w:rPrChange>
                                  </w:rPr>
                                  <w:t>הגרף</w:t>
                                </w:r>
                                <w:r w:rsidR="00AF2D4C" w:rsidRPr="00044B10">
                                  <w:rPr>
                                    <w:i w:val="0"/>
                                    <w:iCs w:val="0"/>
                                    <w:sz w:val="20"/>
                                    <w:szCs w:val="20"/>
                                    <w:rtl/>
                                    <w:rPrChange w:id="264" w:author="עטרה בקל" w:date="2017-12-19T12:46:00Z">
                                      <w:rPr>
                                        <w:i/>
                                        <w:iCs/>
                                        <w:rtl/>
                                      </w:rPr>
                                    </w:rPrChange>
                                  </w:rPr>
                                  <w:t xml:space="preserve"> השמאלי מראה דוגמאות שבהן מעל </w:t>
                                </w:r>
                                <w:r w:rsidR="00AF2D4C" w:rsidRPr="00044B10">
                                  <w:rPr>
                                    <w:i w:val="0"/>
                                    <w:iCs w:val="0"/>
                                    <w:sz w:val="20"/>
                                    <w:szCs w:val="20"/>
                                    <w:rPrChange w:id="265" w:author="עטרה בקל" w:date="2017-12-19T12:46:00Z">
                                      <w:rPr>
                                        <w:i/>
                                        <w:iCs/>
                                      </w:rPr>
                                    </w:rPrChange>
                                  </w:rPr>
                                  <w:t>100 CFUs/ml</w:t>
                                </w:r>
                              </w:ins>
                              <w:ins w:id="266" w:author="עטרה בקל" w:date="2017-12-19T12:46:00Z">
                                <w:r w:rsidR="00044B10">
                                  <w:rPr>
                                    <w:rFonts w:hint="cs"/>
                                    <w:i w:val="0"/>
                                    <w:iCs w:val="0"/>
                                    <w:sz w:val="20"/>
                                    <w:szCs w:val="20"/>
                                    <w:rtl/>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קבוצה 29" o:spid="_x0000_s1027" style="position:absolute;left:0;text-align:left;margin-left:-58.85pt;margin-top:131.2pt;width:552.2pt;height:260.65pt;z-index:251671552;mso-width-relative:margin" coordsize="70129,33102"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">
                <v:group id="קבוצה 27" o:spid="_x0000_s1028" style="position:absolute;width:70129;height:27501" coordsize="70129,27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רשים 25" o:spid="_x0000_s1029" type="#_x0000_t75" style="position:absolute;left:-60;width:34136;height:275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">
                    <v:imagedata r:id="rId16" o:title=""/>
                    <o:lock v:ext="edit" aspectratio="f"/>
                  </v:shape>
                  <v:shape id="תרשים 26" o:spid="_x0000_s1030" type="#_x0000_t75" style="position:absolute;left:33954;top:-60;width:36210;height:275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">
                    <v:imagedata r:id="rId17" o:title=""/>
                    <o:lock v:ext="edit" aspectratio="f"/>
                  </v:shape>
                </v:group>
                <v:shapetype id="_x0000_t202" coordsize="21600,21600" o:spt="202" path="m,l,21600r21600,l21600,xe">
                  <v:stroke joinstyle="miter"/>
                  <v:path gradientshapeok="t" o:connecttype="rect"/>
                </v:shapetype>
                <v:shape id="תיבת טקסט 28" o:spid="_x0000_s1031" type="#_x0000_t202" style="position:absolute;top:28086;width:70129;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580A50" w:rsidRPr="00044B10" w:rsidRDefault="00580A50">
                        <w:pPr>
                          <w:pStyle w:val="af3"/>
                          <w:rPr>
                            <w:noProof/>
                            <w:sz w:val="20"/>
                            <w:szCs w:val="20"/>
                            <w:rtl/>
                            <w:rPrChange w:id="267" w:author="עטרה בקל" w:date="2017-12-19T12:46:00Z">
                              <w:rPr>
                                <w:noProof/>
                                <w:rtl/>
                              </w:rPr>
                            </w:rPrChange>
                          </w:rPr>
                          <w:pPrChange w:id="268" w:author="עטרה בקל" w:date="2017-12-19T12:40:00Z">
                            <w:pPr/>
                          </w:pPrChange>
                        </w:pPr>
                        <w:ins w:id="269" w:author="עטרה בקל" w:date="2017-12-19T12:40:00Z">
                          <w:r w:rsidRPr="00044B10">
                            <w:rPr>
                              <w:i w:val="0"/>
                              <w:iCs w:val="0"/>
                              <w:sz w:val="20"/>
                              <w:szCs w:val="20"/>
                              <w:rtl/>
                              <w:rPrChange w:id="270" w:author="עטרה בקל" w:date="2017-12-19T12:46:00Z">
                                <w:rPr>
                                  <w:i/>
                                  <w:iCs/>
                                  <w:rtl/>
                                </w:rPr>
                              </w:rPrChange>
                            </w:rPr>
                            <w:t xml:space="preserve">איור </w:t>
                          </w:r>
                          <w:r w:rsidRPr="00044B10">
                            <w:rPr>
                              <w:i w:val="0"/>
                              <w:iCs w:val="0"/>
                              <w:sz w:val="20"/>
                              <w:szCs w:val="20"/>
                              <w:rtl/>
                              <w:rPrChange w:id="271" w:author="עטרה בקל" w:date="2017-12-19T12:46:00Z">
                                <w:rPr>
                                  <w:i/>
                                  <w:iCs/>
                                  <w:rtl/>
                                </w:rPr>
                              </w:rPrChange>
                            </w:rPr>
                            <w:fldChar w:fldCharType="begin"/>
                          </w:r>
                          <w:r w:rsidRPr="00044B10">
                            <w:rPr>
                              <w:i w:val="0"/>
                              <w:iCs w:val="0"/>
                              <w:sz w:val="20"/>
                              <w:szCs w:val="20"/>
                              <w:rtl/>
                              <w:rPrChange w:id="272" w:author="עטרה בקל" w:date="2017-12-19T12:46:00Z">
                                <w:rPr>
                                  <w:i/>
                                  <w:iCs/>
                                  <w:rtl/>
                                </w:rPr>
                              </w:rPrChange>
                            </w:rPr>
                            <w:instrText xml:space="preserve"> </w:instrText>
                          </w:r>
                          <w:r w:rsidRPr="00044B10">
                            <w:rPr>
                              <w:i w:val="0"/>
                              <w:iCs w:val="0"/>
                              <w:sz w:val="20"/>
                              <w:szCs w:val="20"/>
                              <w:rPrChange w:id="273" w:author="עטרה בקל" w:date="2017-12-19T12:46:00Z">
                                <w:rPr>
                                  <w:i/>
                                  <w:iCs/>
                                </w:rPr>
                              </w:rPrChange>
                            </w:rPr>
                            <w:instrText>SEQ</w:instrText>
                          </w:r>
                          <w:r w:rsidRPr="00044B10">
                            <w:rPr>
                              <w:i w:val="0"/>
                              <w:iCs w:val="0"/>
                              <w:sz w:val="20"/>
                              <w:szCs w:val="20"/>
                              <w:rtl/>
                              <w:rPrChange w:id="274" w:author="עטרה בקל" w:date="2017-12-19T12:46:00Z">
                                <w:rPr>
                                  <w:i/>
                                  <w:iCs/>
                                  <w:rtl/>
                                </w:rPr>
                              </w:rPrChange>
                            </w:rPr>
                            <w:instrText xml:space="preserve"> איור \* </w:instrText>
                          </w:r>
                          <w:r w:rsidRPr="00044B10">
                            <w:rPr>
                              <w:i w:val="0"/>
                              <w:iCs w:val="0"/>
                              <w:sz w:val="20"/>
                              <w:szCs w:val="20"/>
                              <w:rPrChange w:id="275" w:author="עטרה בקל" w:date="2017-12-19T12:46:00Z">
                                <w:rPr>
                                  <w:i/>
                                  <w:iCs/>
                                </w:rPr>
                              </w:rPrChange>
                            </w:rPr>
                            <w:instrText>ARABIC</w:instrText>
                          </w:r>
                          <w:r w:rsidRPr="00044B10">
                            <w:rPr>
                              <w:i w:val="0"/>
                              <w:iCs w:val="0"/>
                              <w:sz w:val="20"/>
                              <w:szCs w:val="20"/>
                              <w:rtl/>
                              <w:rPrChange w:id="276" w:author="עטרה בקל" w:date="2017-12-19T12:46:00Z">
                                <w:rPr>
                                  <w:i/>
                                  <w:iCs/>
                                  <w:rtl/>
                                </w:rPr>
                              </w:rPrChange>
                            </w:rPr>
                            <w:instrText xml:space="preserve"> </w:instrText>
                          </w:r>
                        </w:ins>
                        <w:r w:rsidRPr="00044B10">
                          <w:rPr>
                            <w:i w:val="0"/>
                            <w:iCs w:val="0"/>
                            <w:sz w:val="20"/>
                            <w:szCs w:val="20"/>
                            <w:rtl/>
                            <w:rPrChange w:id="277" w:author="עטרה בקל" w:date="2017-12-19T12:46:00Z">
                              <w:rPr>
                                <w:i/>
                                <w:iCs/>
                                <w:rtl/>
                              </w:rPr>
                            </w:rPrChange>
                          </w:rPr>
                          <w:fldChar w:fldCharType="separate"/>
                        </w:r>
                        <w:ins w:id="278" w:author="עטרה בקל" w:date="2017-12-19T12:40:00Z">
                          <w:r w:rsidRPr="00044B10">
                            <w:rPr>
                              <w:i w:val="0"/>
                              <w:iCs w:val="0"/>
                              <w:noProof/>
                              <w:sz w:val="20"/>
                              <w:szCs w:val="20"/>
                              <w:rtl/>
                              <w:rPrChange w:id="279" w:author="עטרה בקל" w:date="2017-12-19T12:46:00Z">
                                <w:rPr>
                                  <w:i/>
                                  <w:iCs/>
                                  <w:noProof/>
                                  <w:rtl/>
                                </w:rPr>
                              </w:rPrChange>
                            </w:rPr>
                            <w:t>4</w:t>
                          </w:r>
                          <w:r w:rsidRPr="00044B10">
                            <w:rPr>
                              <w:i w:val="0"/>
                              <w:iCs w:val="0"/>
                              <w:sz w:val="20"/>
                              <w:szCs w:val="20"/>
                              <w:rtl/>
                              <w:rPrChange w:id="280" w:author="עטרה בקל" w:date="2017-12-19T12:46:00Z">
                                <w:rPr>
                                  <w:i/>
                                  <w:iCs/>
                                  <w:rtl/>
                                </w:rPr>
                              </w:rPrChange>
                            </w:rPr>
                            <w:fldChar w:fldCharType="end"/>
                          </w:r>
                          <w:r w:rsidRPr="00044B10">
                            <w:rPr>
                              <w:i w:val="0"/>
                              <w:iCs w:val="0"/>
                              <w:sz w:val="20"/>
                              <w:szCs w:val="20"/>
                              <w:rtl/>
                              <w:rPrChange w:id="281" w:author="עטרה בקל" w:date="2017-12-19T12:46:00Z">
                                <w:rPr>
                                  <w:i/>
                                  <w:iCs/>
                                  <w:rtl/>
                                </w:rPr>
                              </w:rPrChange>
                            </w:rPr>
                            <w:t xml:space="preserve"> – התאמה בין ריכוז החיידקים לפליטת אור. </w:t>
                          </w:r>
                        </w:ins>
                        <w:ins w:id="282" w:author="עטרה בקל" w:date="2017-12-19T12:41:00Z">
                          <w:r w:rsidRPr="00044B10">
                            <w:rPr>
                              <w:rFonts w:hint="eastAsia"/>
                              <w:i w:val="0"/>
                              <w:iCs w:val="0"/>
                              <w:sz w:val="20"/>
                              <w:szCs w:val="20"/>
                              <w:rtl/>
                              <w:rPrChange w:id="283" w:author="עטרה בקל" w:date="2017-12-19T12:46:00Z">
                                <w:rPr>
                                  <w:rFonts w:hint="eastAsia"/>
                                  <w:i/>
                                  <w:iCs/>
                                  <w:rtl/>
                                </w:rPr>
                              </w:rPrChange>
                            </w:rPr>
                            <w:t>ריכוז</w:t>
                          </w:r>
                          <w:r w:rsidRPr="00044B10">
                            <w:rPr>
                              <w:i w:val="0"/>
                              <w:iCs w:val="0"/>
                              <w:sz w:val="20"/>
                              <w:szCs w:val="20"/>
                              <w:rtl/>
                              <w:rPrChange w:id="284" w:author="עטרה בקל" w:date="2017-12-19T12:46:00Z">
                                <w:rPr>
                                  <w:i/>
                                  <w:iCs/>
                                  <w:rtl/>
                                </w:rPr>
                              </w:rPrChange>
                            </w:rPr>
                            <w:t xml:space="preserve"> החיידקים נמדד במעבדת שירות לפי שיטות סטנדרטיות לבדיקת מי שתייה. ערכי </w:t>
                          </w:r>
                          <w:proofErr w:type="spellStart"/>
                          <w:r w:rsidRPr="00044B10">
                            <w:rPr>
                              <w:i w:val="0"/>
                              <w:iCs w:val="0"/>
                              <w:sz w:val="20"/>
                              <w:szCs w:val="20"/>
                              <w:rtl/>
                              <w:rPrChange w:id="285" w:author="עטרה בקל" w:date="2017-12-19T12:46:00Z">
                                <w:rPr>
                                  <w:i/>
                                  <w:iCs/>
                                  <w:rtl/>
                                </w:rPr>
                              </w:rPrChange>
                            </w:rPr>
                            <w:t>הפלורסנציה</w:t>
                          </w:r>
                          <w:proofErr w:type="spellEnd"/>
                          <w:r w:rsidRPr="00044B10">
                            <w:rPr>
                              <w:i w:val="0"/>
                              <w:iCs w:val="0"/>
                              <w:sz w:val="20"/>
                              <w:szCs w:val="20"/>
                              <w:rtl/>
                              <w:rPrChange w:id="286" w:author="עטרה בקל" w:date="2017-12-19T12:46:00Z">
                                <w:rPr>
                                  <w:i/>
                                  <w:iCs/>
                                  <w:rtl/>
                                </w:rPr>
                              </w:rPrChange>
                            </w:rPr>
                            <w:t xml:space="preserve"> מגיעים מעירור באורך גל </w:t>
                          </w:r>
                          <w:r w:rsidRPr="00044B10">
                            <w:rPr>
                              <w:i w:val="0"/>
                              <w:iCs w:val="0"/>
                              <w:sz w:val="20"/>
                              <w:szCs w:val="20"/>
                              <w:rPrChange w:id="287" w:author="עטרה בקל" w:date="2017-12-19T12:46:00Z">
                                <w:rPr>
                                  <w:i/>
                                  <w:iCs/>
                                </w:rPr>
                              </w:rPrChange>
                            </w:rPr>
                            <w:t>210nm</w:t>
                          </w:r>
                          <w:r w:rsidRPr="00044B10">
                            <w:rPr>
                              <w:i w:val="0"/>
                              <w:iCs w:val="0"/>
                              <w:sz w:val="20"/>
                              <w:szCs w:val="20"/>
                              <w:rtl/>
                              <w:rPrChange w:id="288" w:author="עטרה בקל" w:date="2017-12-19T12:46:00Z">
                                <w:rPr>
                                  <w:i/>
                                  <w:iCs/>
                                  <w:rtl/>
                                </w:rPr>
                              </w:rPrChange>
                            </w:rPr>
                            <w:t xml:space="preserve"> ופליטה באורך גל </w:t>
                          </w:r>
                          <w:r w:rsidRPr="00044B10">
                            <w:rPr>
                              <w:i w:val="0"/>
                              <w:iCs w:val="0"/>
                              <w:sz w:val="20"/>
                              <w:szCs w:val="20"/>
                              <w:rPrChange w:id="289" w:author="עטרה בקל" w:date="2017-12-19T12:46:00Z">
                                <w:rPr>
                                  <w:i/>
                                  <w:iCs/>
                                </w:rPr>
                              </w:rPrChange>
                            </w:rPr>
                            <w:t>270nm</w:t>
                          </w:r>
                        </w:ins>
                        <w:ins w:id="290" w:author="עטרה בקל" w:date="2017-12-19T12:42:00Z">
                          <w:r w:rsidRPr="00044B10">
                            <w:rPr>
                              <w:i w:val="0"/>
                              <w:iCs w:val="0"/>
                              <w:sz w:val="20"/>
                              <w:szCs w:val="20"/>
                              <w:rtl/>
                              <w:rPrChange w:id="291" w:author="עטרה בקל" w:date="2017-12-19T12:46:00Z">
                                <w:rPr>
                                  <w:i/>
                                  <w:iCs/>
                                  <w:rtl/>
                                </w:rPr>
                              </w:rPrChange>
                            </w:rPr>
                            <w:t xml:space="preserve"> והם מנורמלים לערכי פליטת </w:t>
                          </w:r>
                          <w:proofErr w:type="spellStart"/>
                          <w:r w:rsidRPr="00044B10">
                            <w:rPr>
                              <w:i w:val="0"/>
                              <w:iCs w:val="0"/>
                              <w:sz w:val="20"/>
                              <w:szCs w:val="20"/>
                              <w:rtl/>
                              <w:rPrChange w:id="292" w:author="עטרה בקל" w:date="2017-12-19T12:46:00Z">
                                <w:rPr>
                                  <w:i/>
                                  <w:iCs/>
                                  <w:rtl/>
                                </w:rPr>
                              </w:rPrChange>
                            </w:rPr>
                            <w:t>ראמאן</w:t>
                          </w:r>
                          <w:proofErr w:type="spellEnd"/>
                          <w:r w:rsidRPr="00044B10">
                            <w:rPr>
                              <w:i w:val="0"/>
                              <w:iCs w:val="0"/>
                              <w:sz w:val="20"/>
                              <w:szCs w:val="20"/>
                              <w:rtl/>
                              <w:rPrChange w:id="293" w:author="עטרה בקל" w:date="2017-12-19T12:46:00Z">
                                <w:rPr>
                                  <w:i/>
                                  <w:iCs/>
                                  <w:rtl/>
                                </w:rPr>
                              </w:rPrChange>
                            </w:rPr>
                            <w:t xml:space="preserve"> </w:t>
                          </w:r>
                          <w:r w:rsidRPr="00044B10">
                            <w:rPr>
                              <w:i w:val="0"/>
                              <w:iCs w:val="0"/>
                              <w:sz w:val="20"/>
                              <w:szCs w:val="20"/>
                              <w:rPrChange w:id="294" w:author="עטרה בקל" w:date="2017-12-19T12:46:00Z">
                                <w:rPr>
                                  <w:i/>
                                  <w:iCs/>
                                </w:rPr>
                              </w:rPrChange>
                            </w:rPr>
                            <w:t>275/305</w:t>
                          </w:r>
                          <w:r w:rsidRPr="00044B10">
                            <w:rPr>
                              <w:i w:val="0"/>
                              <w:iCs w:val="0"/>
                              <w:sz w:val="20"/>
                              <w:szCs w:val="20"/>
                              <w:rtl/>
                              <w:rPrChange w:id="295" w:author="עטרה בקל" w:date="2017-12-19T12:46:00Z">
                                <w:rPr>
                                  <w:i/>
                                  <w:iCs/>
                                  <w:rtl/>
                                </w:rPr>
                              </w:rPrChange>
                            </w:rPr>
                            <w:t xml:space="preserve">. </w:t>
                          </w:r>
                          <w:r w:rsidRPr="00044B10">
                            <w:rPr>
                              <w:rFonts w:hint="eastAsia"/>
                              <w:i w:val="0"/>
                              <w:iCs w:val="0"/>
                              <w:sz w:val="20"/>
                              <w:szCs w:val="20"/>
                              <w:rtl/>
                              <w:rPrChange w:id="296" w:author="עטרה בקל" w:date="2017-12-19T12:46:00Z">
                                <w:rPr>
                                  <w:rFonts w:hint="eastAsia"/>
                                  <w:i/>
                                  <w:iCs/>
                                  <w:rtl/>
                                </w:rPr>
                              </w:rPrChange>
                            </w:rPr>
                            <w:t>הקורלציה</w:t>
                          </w:r>
                          <w:r w:rsidRPr="00044B10">
                            <w:rPr>
                              <w:i w:val="0"/>
                              <w:iCs w:val="0"/>
                              <w:sz w:val="20"/>
                              <w:szCs w:val="20"/>
                              <w:rtl/>
                              <w:rPrChange w:id="297" w:author="עטרה בקל" w:date="2017-12-19T12:46:00Z">
                                <w:rPr>
                                  <w:i/>
                                  <w:iCs/>
                                  <w:rtl/>
                                </w:rPr>
                              </w:rPrChange>
                            </w:rPr>
                            <w:t xml:space="preserve"> </w:t>
                          </w:r>
                          <w:r w:rsidRPr="00044B10">
                            <w:rPr>
                              <w:rFonts w:hint="eastAsia"/>
                              <w:i w:val="0"/>
                              <w:iCs w:val="0"/>
                              <w:sz w:val="20"/>
                              <w:szCs w:val="20"/>
                              <w:rtl/>
                              <w:rPrChange w:id="298" w:author="עטרה בקל" w:date="2017-12-19T12:46:00Z">
                                <w:rPr>
                                  <w:rFonts w:hint="eastAsia"/>
                                  <w:i/>
                                  <w:iCs/>
                                  <w:rtl/>
                                </w:rPr>
                              </w:rPrChange>
                            </w:rPr>
                            <w:t>ליניארית</w:t>
                          </w:r>
                          <w:r w:rsidRPr="00044B10">
                            <w:rPr>
                              <w:i w:val="0"/>
                              <w:iCs w:val="0"/>
                              <w:sz w:val="20"/>
                              <w:szCs w:val="20"/>
                              <w:rtl/>
                              <w:rPrChange w:id="299" w:author="עטרה בקל" w:date="2017-12-19T12:46:00Z">
                                <w:rPr>
                                  <w:i/>
                                  <w:iCs/>
                                  <w:rtl/>
                                </w:rPr>
                              </w:rPrChange>
                            </w:rPr>
                            <w:t>.</w:t>
                          </w:r>
                        </w:ins>
                        <w:ins w:id="300" w:author="עטרה בקל" w:date="2017-12-24T14:03:00Z">
                          <w:r w:rsidR="00E6704E">
                            <w:rPr>
                              <w:rFonts w:hint="cs"/>
                              <w:i w:val="0"/>
                              <w:iCs w:val="0"/>
                              <w:sz w:val="20"/>
                              <w:szCs w:val="20"/>
                              <w:rtl/>
                            </w:rPr>
                            <w:t xml:space="preserve"> </w:t>
                          </w:r>
                        </w:ins>
                        <w:bookmarkStart w:id="301" w:name="_GoBack"/>
                        <w:bookmarkEnd w:id="301"/>
                        <w:ins w:id="302" w:author="עטרה בקל" w:date="2017-12-19T12:45:00Z">
                          <w:r w:rsidR="00AF2D4C" w:rsidRPr="00044B10">
                            <w:rPr>
                              <w:rFonts w:hint="eastAsia"/>
                              <w:i w:val="0"/>
                              <w:iCs w:val="0"/>
                              <w:sz w:val="20"/>
                              <w:szCs w:val="20"/>
                              <w:rtl/>
                              <w:rPrChange w:id="303" w:author="עטרה בקל" w:date="2017-12-19T12:46:00Z">
                                <w:rPr>
                                  <w:rFonts w:hint="eastAsia"/>
                                  <w:i/>
                                  <w:iCs/>
                                  <w:rtl/>
                                </w:rPr>
                              </w:rPrChange>
                            </w:rPr>
                            <w:t>הגרף</w:t>
                          </w:r>
                          <w:r w:rsidR="00AF2D4C" w:rsidRPr="00044B10">
                            <w:rPr>
                              <w:i w:val="0"/>
                              <w:iCs w:val="0"/>
                              <w:sz w:val="20"/>
                              <w:szCs w:val="20"/>
                              <w:rtl/>
                              <w:rPrChange w:id="304" w:author="עטרה בקל" w:date="2017-12-19T12:46:00Z">
                                <w:rPr>
                                  <w:i/>
                                  <w:iCs/>
                                  <w:rtl/>
                                </w:rPr>
                              </w:rPrChange>
                            </w:rPr>
                            <w:t xml:space="preserve"> השמאלי מראה דוגמאות שבהן מעל </w:t>
                          </w:r>
                          <w:r w:rsidR="00AF2D4C" w:rsidRPr="00044B10">
                            <w:rPr>
                              <w:i w:val="0"/>
                              <w:iCs w:val="0"/>
                              <w:sz w:val="20"/>
                              <w:szCs w:val="20"/>
                              <w:rPrChange w:id="305" w:author="עטרה בקל" w:date="2017-12-19T12:46:00Z">
                                <w:rPr>
                                  <w:i/>
                                  <w:iCs/>
                                </w:rPr>
                              </w:rPrChange>
                            </w:rPr>
                            <w:t>100 CFUs/ml</w:t>
                          </w:r>
                        </w:ins>
                        <w:ins w:id="306" w:author="עטרה בקל" w:date="2017-12-19T12:46:00Z">
                          <w:r w:rsidR="00044B10">
                            <w:rPr>
                              <w:rFonts w:hint="cs"/>
                              <w:i w:val="0"/>
                              <w:iCs w:val="0"/>
                              <w:sz w:val="20"/>
                              <w:szCs w:val="20"/>
                              <w:rtl/>
                            </w:rPr>
                            <w:t>.</w:t>
                          </w:r>
                        </w:ins>
                      </w:p>
                    </w:txbxContent>
                  </v:textbox>
                </v:shape>
                <w10:wrap type="topAndBottom"/>
              </v:group>
            </w:pict>
          </mc:Fallback>
        </mc:AlternateContent>
      </w:r>
      <w:ins w:id="307" w:author="עטרה בקל" w:date="2017-12-19T12:30:00Z">
        <w:r w:rsidR="005B736F">
          <w:rPr>
            <w:rFonts w:hint="cs"/>
            <w:rtl/>
          </w:rPr>
          <w:t xml:space="preserve">החל מחודש אוגוסט אנו </w:t>
        </w:r>
      </w:ins>
      <w:ins w:id="308" w:author="עטרה בקל" w:date="2017-12-24T13:55:00Z">
        <w:r w:rsidR="00BE70C6">
          <w:rPr>
            <w:rFonts w:hint="cs"/>
            <w:rtl/>
          </w:rPr>
          <w:t>בודקים את ה-</w:t>
        </w:r>
        <w:r w:rsidR="00BE70C6">
          <w:rPr>
            <w:rFonts w:hint="cs"/>
          </w:rPr>
          <w:t>EEM</w:t>
        </w:r>
      </w:ins>
      <w:ins w:id="309" w:author="עטרה בקל" w:date="2017-12-19T12:30:00Z">
        <w:r w:rsidR="005B736F">
          <w:rPr>
            <w:rFonts w:hint="cs"/>
            <w:rtl/>
          </w:rPr>
          <w:t xml:space="preserve"> בדגימות מים</w:t>
        </w:r>
      </w:ins>
      <w:ins w:id="310" w:author="עטרה בקל" w:date="2017-12-19T12:34:00Z">
        <w:r w:rsidR="005B736F">
          <w:rPr>
            <w:rFonts w:hint="cs"/>
            <w:rtl/>
          </w:rPr>
          <w:t>. בעקבות עבודות קודמות התמקדנו בעיקר עד כה בני</w:t>
        </w:r>
        <w:r>
          <w:rPr>
            <w:rFonts w:hint="cs"/>
            <w:rtl/>
          </w:rPr>
          <w:t xml:space="preserve">תוח הנתונים באורכי הגל עירור </w:t>
        </w:r>
      </w:ins>
      <w:ins w:id="311" w:author="עטרה בקל" w:date="2017-12-19T12:44:00Z">
        <w:r>
          <w:t>210nm</w:t>
        </w:r>
      </w:ins>
      <w:ins w:id="312" w:author="עטרה בקל" w:date="2017-12-19T12:34:00Z">
        <w:r w:rsidR="005B736F">
          <w:rPr>
            <w:rFonts w:hint="cs"/>
            <w:rtl/>
          </w:rPr>
          <w:t xml:space="preserve"> ופליטה בטווח 220-400. </w:t>
        </w:r>
      </w:ins>
      <w:ins w:id="313" w:author="עטרה בקל" w:date="2017-12-19T12:35:00Z">
        <w:r w:rsidR="005B736F">
          <w:rPr>
            <w:rFonts w:hint="cs"/>
            <w:rtl/>
          </w:rPr>
          <w:t xml:space="preserve">נמצאה התאמה </w:t>
        </w:r>
      </w:ins>
      <w:ins w:id="314" w:author="עטרה בקל" w:date="2017-12-24T14:01:00Z">
        <w:r w:rsidR="00C42BA7">
          <w:rPr>
            <w:rFonts w:hint="cs"/>
            <w:rtl/>
          </w:rPr>
          <w:t>נמוכה (</w:t>
        </w:r>
        <w:r w:rsidR="00C42BA7">
          <w:rPr>
            <w:rFonts w:hint="cs"/>
          </w:rPr>
          <w:t>R2=</w:t>
        </w:r>
        <w:r w:rsidR="00C42BA7">
          <w:t>???</w:t>
        </w:r>
        <w:r w:rsidR="00C42BA7">
          <w:rPr>
            <w:rFonts w:hint="cs"/>
            <w:rtl/>
          </w:rPr>
          <w:t>)</w:t>
        </w:r>
      </w:ins>
      <w:ins w:id="315" w:author="עטרה בקל" w:date="2017-12-19T12:35:00Z">
        <w:r w:rsidR="005B736F">
          <w:rPr>
            <w:rFonts w:hint="cs"/>
            <w:rtl/>
          </w:rPr>
          <w:t xml:space="preserve"> בין עוצמת הפליטה </w:t>
        </w:r>
      </w:ins>
      <w:ins w:id="316" w:author="עטרה בקל" w:date="2017-12-19T12:44:00Z">
        <w:r>
          <w:rPr>
            <w:rFonts w:hint="cs"/>
            <w:rtl/>
          </w:rPr>
          <w:t xml:space="preserve">בעירור </w:t>
        </w:r>
        <w:r>
          <w:t>210nm</w:t>
        </w:r>
        <w:r>
          <w:rPr>
            <w:rFonts w:hint="cs"/>
            <w:rtl/>
          </w:rPr>
          <w:t xml:space="preserve"> ופליטה </w:t>
        </w:r>
        <w:r>
          <w:t>270nm</w:t>
        </w:r>
      </w:ins>
      <w:ins w:id="317" w:author="עטרה בקל" w:date="2017-12-19T12:38:00Z">
        <w:r w:rsidR="00580A50">
          <w:rPr>
            <w:rFonts w:hint="cs"/>
            <w:rtl/>
          </w:rPr>
          <w:t xml:space="preserve"> </w:t>
        </w:r>
      </w:ins>
      <w:ins w:id="318" w:author="עטרה בקל" w:date="2017-12-19T12:35:00Z">
        <w:r w:rsidR="005B736F">
          <w:rPr>
            <w:rFonts w:hint="cs"/>
            <w:rtl/>
          </w:rPr>
          <w:t>לכמות החיידקים</w:t>
        </w:r>
      </w:ins>
      <w:ins w:id="319" w:author="עטרה בקל" w:date="2017-12-19T12:44:00Z">
        <w:r>
          <w:rPr>
            <w:rFonts w:hint="cs"/>
            <w:rtl/>
          </w:rPr>
          <w:t>.</w:t>
        </w:r>
      </w:ins>
      <w:ins w:id="320" w:author="עטרה בקל" w:date="2017-12-19T12:35:00Z">
        <w:r w:rsidR="005B736F">
          <w:rPr>
            <w:rFonts w:hint="cs"/>
            <w:rtl/>
          </w:rPr>
          <w:t xml:space="preserve">  היות והנתונים מגיעים מדוגמאות</w:t>
        </w:r>
      </w:ins>
      <w:ins w:id="321" w:author="עטרה בקל" w:date="2017-12-19T12:36:00Z">
        <w:r w:rsidR="005B736F">
          <w:rPr>
            <w:rFonts w:hint="cs"/>
            <w:rtl/>
          </w:rPr>
          <w:t xml:space="preserve"> סביבתיות</w:t>
        </w:r>
      </w:ins>
      <w:ins w:id="322" w:author="עטרה בקל" w:date="2017-12-19T12:35:00Z">
        <w:r w:rsidR="005B736F">
          <w:rPr>
            <w:rFonts w:hint="cs"/>
            <w:rtl/>
          </w:rPr>
          <w:t xml:space="preserve"> בהן ריכוז החיידקים </w:t>
        </w:r>
      </w:ins>
      <w:ins w:id="323" w:author="עטרה בקל" w:date="2017-12-19T12:36:00Z">
        <w:r w:rsidR="005B736F">
          <w:rPr>
            <w:rFonts w:hint="cs"/>
            <w:rtl/>
          </w:rPr>
          <w:t xml:space="preserve">נמוך </w:t>
        </w:r>
      </w:ins>
      <w:ins w:id="324" w:author="עטרה בקל" w:date="2017-12-19T12:38:00Z">
        <w:r w:rsidR="00580A50">
          <w:rPr>
            <w:rFonts w:hint="cs"/>
            <w:rtl/>
          </w:rPr>
          <w:t xml:space="preserve">נראה שרבות מהדוגמאות נמצאות מתחת לסף הרגישות. </w:t>
        </w:r>
      </w:ins>
      <w:ins w:id="325" w:author="עטרה בקל" w:date="2017-12-19T12:39:00Z">
        <w:r w:rsidR="00580A50">
          <w:rPr>
            <w:rFonts w:hint="cs"/>
            <w:rtl/>
          </w:rPr>
          <w:t xml:space="preserve">ניתן לראות את ההתאמה באיור </w:t>
        </w:r>
        <w:r w:rsidR="00580A50">
          <w:rPr>
            <w:rFonts w:hint="cs"/>
          </w:rPr>
          <w:t>X</w:t>
        </w:r>
        <w:r w:rsidR="00580A50">
          <w:rPr>
            <w:rFonts w:hint="cs"/>
            <w:rtl/>
          </w:rPr>
          <w:t>.</w:t>
        </w:r>
      </w:ins>
      <w:ins w:id="326" w:author="עטרה בקל" w:date="2017-12-19T12:42:00Z">
        <w:r w:rsidR="00580A50">
          <w:rPr>
            <w:rFonts w:hint="cs"/>
            <w:rtl/>
          </w:rPr>
          <w:t xml:space="preserve"> נמצא שיש לנרמל את ערכי </w:t>
        </w:r>
        <w:proofErr w:type="spellStart"/>
        <w:r w:rsidR="00580A50">
          <w:rPr>
            <w:rFonts w:hint="cs"/>
            <w:rtl/>
          </w:rPr>
          <w:t>הפלורסנציה</w:t>
        </w:r>
        <w:proofErr w:type="spellEnd"/>
        <w:r w:rsidR="00580A50">
          <w:rPr>
            <w:rFonts w:hint="cs"/>
            <w:rtl/>
          </w:rPr>
          <w:t xml:space="preserve"> לערכי </w:t>
        </w:r>
        <w:proofErr w:type="spellStart"/>
        <w:r w:rsidR="00580A50">
          <w:rPr>
            <w:rFonts w:hint="cs"/>
            <w:rtl/>
          </w:rPr>
          <w:t>פלורסנציה</w:t>
        </w:r>
        <w:proofErr w:type="spellEnd"/>
        <w:r w:rsidR="00580A50">
          <w:rPr>
            <w:rFonts w:hint="cs"/>
            <w:rtl/>
          </w:rPr>
          <w:t xml:space="preserve"> קבועים של פליטת </w:t>
        </w:r>
        <w:proofErr w:type="spellStart"/>
        <w:r w:rsidR="00580A50">
          <w:rPr>
            <w:rFonts w:hint="cs"/>
            <w:rtl/>
          </w:rPr>
          <w:t>ראמא</w:t>
        </w:r>
      </w:ins>
      <w:ins w:id="327" w:author="עטרה בקל" w:date="2017-12-19T12:43:00Z">
        <w:r w:rsidR="00580A50">
          <w:rPr>
            <w:rFonts w:hint="cs"/>
            <w:rtl/>
          </w:rPr>
          <w:t>ן</w:t>
        </w:r>
        <w:proofErr w:type="spellEnd"/>
        <w:r w:rsidR="00580A50">
          <w:rPr>
            <w:rFonts w:hint="cs"/>
            <w:rtl/>
          </w:rPr>
          <w:t xml:space="preserve"> בעירור </w:t>
        </w:r>
        <w:r w:rsidR="00580A50">
          <w:t>275nm</w:t>
        </w:r>
        <w:r w:rsidR="00580A50">
          <w:rPr>
            <w:rFonts w:hint="cs"/>
            <w:rtl/>
          </w:rPr>
          <w:t xml:space="preserve"> ופליטה ב-</w:t>
        </w:r>
        <w:r w:rsidR="00580A50">
          <w:t>305nm</w:t>
        </w:r>
      </w:ins>
    </w:p>
    <w:p w:rsidR="00EF5637" w:rsidRPr="00EF5637" w:rsidDel="00C51CF2" w:rsidRDefault="00EF5637" w:rsidP="00EF5637">
      <w:pPr>
        <w:rPr>
          <w:del w:id="328" w:author="עטרה בקל" w:date="2017-12-19T12:51:00Z"/>
        </w:rPr>
      </w:pPr>
    </w:p>
    <w:p w:rsidR="004220B1" w:rsidRPr="004220B1" w:rsidDel="00C51CF2" w:rsidRDefault="004220B1" w:rsidP="004220B1">
      <w:pPr>
        <w:rPr>
          <w:del w:id="329" w:author="עטרה בקל" w:date="2017-12-19T12:51:00Z"/>
          <w:rtl/>
        </w:rPr>
      </w:pPr>
    </w:p>
    <w:p w:rsidR="004220B1" w:rsidRPr="004220B1" w:rsidDel="00C51CF2" w:rsidRDefault="004220B1" w:rsidP="004220B1">
      <w:pPr>
        <w:rPr>
          <w:del w:id="330" w:author="עטרה בקל" w:date="2017-12-19T12:51:00Z"/>
          <w:rtl/>
        </w:rPr>
      </w:pPr>
    </w:p>
    <w:p w:rsidR="009A33B0" w:rsidRDefault="009A33B0">
      <w:pPr>
        <w:rPr>
          <w:ins w:id="331" w:author="עטרה בקל" w:date="2017-12-24T13:59:00Z"/>
          <w:rtl/>
        </w:rPr>
        <w:pPrChange w:id="332" w:author="עטרה בקל" w:date="2017-12-19T12:51:00Z">
          <w:pPr>
            <w:bidi w:val="0"/>
            <w:spacing w:before="0" w:after="160" w:line="259" w:lineRule="auto"/>
          </w:pPr>
        </w:pPrChange>
      </w:pPr>
      <w:del w:id="333" w:author="עטרה בקל" w:date="2017-12-19T12:51:00Z">
        <w:r w:rsidRPr="00152E69" w:rsidDel="00C51CF2">
          <w:rPr>
            <w:rtl/>
          </w:rPr>
          <w:br w:type="page"/>
        </w:r>
      </w:del>
    </w:p>
    <w:p w:rsidR="00672D35" w:rsidRDefault="00672D35">
      <w:pPr>
        <w:rPr>
          <w:ins w:id="334" w:author="עטרה בקל" w:date="2017-12-24T13:59:00Z"/>
          <w:rtl/>
        </w:rPr>
        <w:pPrChange w:id="335" w:author="עטרה בקל" w:date="2017-12-19T12:51:00Z">
          <w:pPr>
            <w:bidi w:val="0"/>
            <w:spacing w:before="0" w:after="160" w:line="259" w:lineRule="auto"/>
          </w:pPr>
        </w:pPrChange>
      </w:pPr>
    </w:p>
    <w:p w:rsidR="00672D35" w:rsidRDefault="00672D35">
      <w:pPr>
        <w:rPr>
          <w:ins w:id="336" w:author="עטרה בקל" w:date="2017-12-24T13:59:00Z"/>
          <w:rtl/>
        </w:rPr>
        <w:pPrChange w:id="337" w:author="עטרה בקל" w:date="2017-12-19T12:51:00Z">
          <w:pPr>
            <w:bidi w:val="0"/>
            <w:spacing w:before="0" w:after="160" w:line="259" w:lineRule="auto"/>
          </w:pPr>
        </w:pPrChange>
      </w:pPr>
    </w:p>
    <w:p w:rsidR="00672D35" w:rsidRDefault="00672D35">
      <w:pPr>
        <w:rPr>
          <w:ins w:id="338" w:author="עטרה בקל" w:date="2017-12-24T13:59:00Z"/>
          <w:rtl/>
        </w:rPr>
        <w:pPrChange w:id="339" w:author="עטרה בקל" w:date="2017-12-19T12:51:00Z">
          <w:pPr>
            <w:bidi w:val="0"/>
            <w:spacing w:before="0" w:after="160" w:line="259" w:lineRule="auto"/>
          </w:pPr>
        </w:pPrChange>
      </w:pPr>
    </w:p>
    <w:p w:rsidR="00672D35" w:rsidRPr="00152E69" w:rsidRDefault="00672D35">
      <w:pPr>
        <w:rPr>
          <w:rFonts w:eastAsiaTheme="majorEastAsia"/>
          <w:b/>
          <w:bCs/>
          <w:color w:val="auto"/>
          <w:sz w:val="40"/>
          <w:szCs w:val="32"/>
          <w:u w:val="single"/>
          <w:rtl/>
        </w:rPr>
        <w:pPrChange w:id="340" w:author="עטרה בקל" w:date="2017-12-19T12:51:00Z">
          <w:pPr>
            <w:bidi w:val="0"/>
            <w:spacing w:before="0" w:after="160" w:line="259" w:lineRule="auto"/>
          </w:pPr>
        </w:pPrChange>
      </w:pPr>
      <w:ins w:id="341" w:author="עטרה בקל" w:date="2017-12-24T13:59:00Z">
        <w:r>
          <w:rPr>
            <w:rFonts w:hint="cs"/>
            <w:rtl/>
          </w:rPr>
          <w:t xml:space="preserve">*** חייבים להזכיר מראש את זה שעובדים עם קידוחים. </w:t>
        </w:r>
      </w:ins>
      <w:ins w:id="342" w:author="עטרה בקל" w:date="2017-12-24T14:00:00Z">
        <w:r>
          <w:rPr>
            <w:rFonts w:hint="cs"/>
            <w:rtl/>
          </w:rPr>
          <w:t xml:space="preserve">ולהבהיר שבוצעה כבר עבודה של אילוח </w:t>
        </w:r>
      </w:ins>
      <w:ins w:id="343" w:author="עטרה בקל" w:date="2017-12-24T14:01:00Z">
        <w:r w:rsidR="00C42BA7">
          <w:rPr>
            <w:rFonts w:hint="cs"/>
          </w:rPr>
          <w:t xml:space="preserve"> </w:t>
        </w:r>
        <w:r w:rsidR="00C42BA7">
          <w:rPr>
            <w:rFonts w:hint="cs"/>
            <w:rtl/>
          </w:rPr>
          <w:t>ולא לכתוב דגימות סביבתיות</w:t>
        </w:r>
      </w:ins>
      <w:ins w:id="344" w:author="עטרה בקל" w:date="2017-12-24T14:00:00Z">
        <w:r>
          <w:rPr>
            <w:rFonts w:hint="cs"/>
            <w:rtl/>
          </w:rPr>
          <w:t>***</w:t>
        </w:r>
      </w:ins>
    </w:p>
    <w:p w:rsidR="00BE70C6" w:rsidRDefault="00BE70C6">
      <w:pPr>
        <w:bidi w:val="0"/>
        <w:spacing w:before="0" w:after="160" w:line="259" w:lineRule="auto"/>
        <w:rPr>
          <w:ins w:id="345" w:author="עטרה בקל" w:date="2017-12-24T13:56:00Z"/>
          <w:rFonts w:eastAsiaTheme="majorEastAsia"/>
          <w:b/>
          <w:bCs/>
          <w:color w:val="auto"/>
          <w:sz w:val="40"/>
          <w:szCs w:val="32"/>
          <w:u w:val="single"/>
          <w:rtl/>
        </w:rPr>
      </w:pPr>
      <w:ins w:id="346" w:author="עטרה בקל" w:date="2017-12-24T13:56:00Z">
        <w:r>
          <w:rPr>
            <w:rtl/>
          </w:rPr>
          <w:br w:type="page"/>
        </w:r>
      </w:ins>
    </w:p>
    <w:p w:rsidR="00054DA4" w:rsidRPr="00152E69" w:rsidRDefault="00054DA4" w:rsidP="000A5824">
      <w:pPr>
        <w:pStyle w:val="1"/>
        <w:rPr>
          <w:rtl/>
        </w:rPr>
      </w:pPr>
      <w:r w:rsidRPr="00152E69">
        <w:rPr>
          <w:rtl/>
        </w:rPr>
        <w:lastRenderedPageBreak/>
        <w:t>מקורות</w:t>
      </w:r>
    </w:p>
    <w:p w:rsidR="00054DA4" w:rsidRPr="00152E69" w:rsidRDefault="00054DA4" w:rsidP="00094136">
      <w:pPr>
        <w:pStyle w:val="EndNoteBibliography"/>
        <w:bidi w:val="0"/>
        <w:spacing w:after="0"/>
        <w:ind w:left="720" w:hanging="720"/>
      </w:pPr>
      <w:r w:rsidRPr="00152E69">
        <w:t>1.</w:t>
      </w:r>
      <w:r w:rsidRPr="00152E69">
        <w:tab/>
        <w:t xml:space="preserve">Leclerc H, Schwartzbrod L, Dei-Cas E: </w:t>
      </w:r>
      <w:r w:rsidRPr="00152E69">
        <w:rPr>
          <w:b/>
        </w:rPr>
        <w:t>Microbial agents associated with waterborne diseases</w:t>
      </w:r>
      <w:r w:rsidRPr="00152E69">
        <w:t xml:space="preserve">. </w:t>
      </w:r>
      <w:r w:rsidR="00094136" w:rsidRPr="00152E69">
        <w:rPr>
          <w:i/>
        </w:rPr>
        <w:t>Crit Rev</w:t>
      </w:r>
      <w:r w:rsidRPr="00152E69">
        <w:rPr>
          <w:i/>
        </w:rPr>
        <w:t xml:space="preserve"> Microbiol </w:t>
      </w:r>
      <w:r w:rsidRPr="00152E69">
        <w:t xml:space="preserve">2002, </w:t>
      </w:r>
      <w:r w:rsidRPr="00152E69">
        <w:rPr>
          <w:b/>
        </w:rPr>
        <w:t>28</w:t>
      </w:r>
      <w:r w:rsidRPr="00152E69">
        <w:t>(4):371-409.</w:t>
      </w:r>
    </w:p>
    <w:p w:rsidR="00054DA4" w:rsidRPr="00152E69" w:rsidRDefault="00054DA4" w:rsidP="00054DA4">
      <w:pPr>
        <w:pStyle w:val="EndNoteBibliography"/>
        <w:bidi w:val="0"/>
        <w:spacing w:after="0"/>
        <w:ind w:left="720" w:hanging="720"/>
      </w:pPr>
      <w:r w:rsidRPr="00152E69">
        <w:t>2.</w:t>
      </w:r>
      <w:r w:rsidRPr="00152E69">
        <w:tab/>
        <w:t xml:space="preserve">Collier SA, Stockman LJ, Hicks LA, Garrison LE, Zhou FJ, Beach MJ: </w:t>
      </w:r>
      <w:r w:rsidRPr="00152E69">
        <w:rPr>
          <w:b/>
        </w:rPr>
        <w:t>Direct healthcare costs of selected diseases primarily or partially transmitted by water</w:t>
      </w:r>
      <w:r w:rsidRPr="00152E69">
        <w:t xml:space="preserve">. </w:t>
      </w:r>
      <w:r w:rsidRPr="00152E69">
        <w:rPr>
          <w:i/>
        </w:rPr>
        <w:t xml:space="preserve">Epidemiol Infect </w:t>
      </w:r>
      <w:r w:rsidRPr="00152E69">
        <w:t xml:space="preserve">2012, </w:t>
      </w:r>
      <w:r w:rsidRPr="00152E69">
        <w:rPr>
          <w:b/>
        </w:rPr>
        <w:t>140</w:t>
      </w:r>
      <w:r w:rsidRPr="00152E69">
        <w:t>(11):2003-2013.</w:t>
      </w:r>
    </w:p>
    <w:p w:rsidR="00054DA4" w:rsidRPr="00152E69" w:rsidRDefault="00054DA4" w:rsidP="00054DA4">
      <w:pPr>
        <w:pStyle w:val="EndNoteBibliography"/>
        <w:bidi w:val="0"/>
        <w:spacing w:after="0"/>
        <w:ind w:left="720" w:hanging="720"/>
      </w:pPr>
      <w:r w:rsidRPr="00152E69">
        <w:t>3.</w:t>
      </w:r>
      <w:r w:rsidRPr="00152E69">
        <w:tab/>
        <w:t xml:space="preserve">Ashbolt NJ: </w:t>
      </w:r>
      <w:r w:rsidRPr="00152E69">
        <w:rPr>
          <w:b/>
        </w:rPr>
        <w:t>Microbial contamination of drinking water and human health from community water systems</w:t>
      </w:r>
      <w:r w:rsidRPr="00152E69">
        <w:t xml:space="preserve">. </w:t>
      </w:r>
      <w:r w:rsidRPr="00152E69">
        <w:rPr>
          <w:i/>
        </w:rPr>
        <w:t xml:space="preserve">Curr Environ Health Rep </w:t>
      </w:r>
      <w:r w:rsidRPr="00152E69">
        <w:t xml:space="preserve">2015, </w:t>
      </w:r>
      <w:r w:rsidRPr="00152E69">
        <w:rPr>
          <w:b/>
        </w:rPr>
        <w:t>2</w:t>
      </w:r>
      <w:r w:rsidRPr="00152E69">
        <w:t>(1):95-106.</w:t>
      </w:r>
    </w:p>
    <w:p w:rsidR="00054DA4" w:rsidRPr="00152E69" w:rsidRDefault="00054DA4" w:rsidP="00054DA4">
      <w:pPr>
        <w:pStyle w:val="EndNoteBibliography"/>
        <w:bidi w:val="0"/>
        <w:spacing w:after="0"/>
        <w:ind w:left="720" w:hanging="720"/>
        <w:rPr>
          <w:b/>
        </w:rPr>
      </w:pPr>
      <w:r w:rsidRPr="00152E69">
        <w:t>4.</w:t>
      </w:r>
      <w:r w:rsidRPr="00152E69">
        <w:tab/>
      </w:r>
      <w:r w:rsidRPr="00152E69">
        <w:rPr>
          <w:bCs/>
        </w:rPr>
        <w:t xml:space="preserve">Israeli Ministry of Health: </w:t>
      </w:r>
      <w:r w:rsidRPr="00152E69">
        <w:rPr>
          <w:b/>
        </w:rPr>
        <w:t xml:space="preserve">People's health regulation - sanitary quality of drinking water and drinking water facilities. </w:t>
      </w:r>
      <w:r w:rsidRPr="00152E69">
        <w:rPr>
          <w:bCs/>
        </w:rPr>
        <w:t>2013 (in hebrew).</w:t>
      </w:r>
      <w:r w:rsidRPr="00152E69">
        <w:rPr>
          <w:b/>
        </w:rPr>
        <w:t xml:space="preserve"> </w:t>
      </w:r>
    </w:p>
    <w:p w:rsidR="00054DA4" w:rsidRPr="00152E69" w:rsidRDefault="00054DA4" w:rsidP="0001088E">
      <w:pPr>
        <w:pStyle w:val="EndNoteBibliography"/>
        <w:bidi w:val="0"/>
        <w:spacing w:after="0"/>
        <w:ind w:left="720" w:hanging="720"/>
      </w:pPr>
      <w:r w:rsidRPr="00152E69">
        <w:t>5.</w:t>
      </w:r>
      <w:r w:rsidRPr="00152E69">
        <w:tab/>
      </w:r>
      <w:r w:rsidR="0001088E" w:rsidRPr="00152E69">
        <w:rPr>
          <w:bCs/>
        </w:rPr>
        <w:t xml:space="preserve">Israeli Ministry of Health: </w:t>
      </w:r>
      <w:r w:rsidR="0001088E" w:rsidRPr="00152E69">
        <w:rPr>
          <w:b/>
        </w:rPr>
        <w:t xml:space="preserve">Standards of water sampling. </w:t>
      </w:r>
      <w:r w:rsidR="0001088E" w:rsidRPr="00152E69">
        <w:rPr>
          <w:bCs/>
        </w:rPr>
        <w:t>2016 (in hebrew).</w:t>
      </w:r>
      <w:r w:rsidRPr="00152E69">
        <w:t>.</w:t>
      </w:r>
    </w:p>
    <w:p w:rsidR="00054DA4" w:rsidRPr="00152E69" w:rsidRDefault="00054DA4" w:rsidP="00094136">
      <w:pPr>
        <w:pStyle w:val="EndNoteBibliography"/>
        <w:bidi w:val="0"/>
        <w:spacing w:after="0"/>
        <w:ind w:left="720" w:hanging="720"/>
      </w:pPr>
      <w:r w:rsidRPr="00152E69">
        <w:t>6.</w:t>
      </w:r>
      <w:r w:rsidRPr="00152E69">
        <w:tab/>
      </w:r>
      <w:r w:rsidR="00094136" w:rsidRPr="00152E69">
        <w:rPr>
          <w:bCs/>
        </w:rPr>
        <w:t xml:space="preserve">Israeli Ministry of Health: </w:t>
      </w:r>
      <w:r w:rsidR="00094136" w:rsidRPr="00152E69">
        <w:rPr>
          <w:b/>
        </w:rPr>
        <w:t xml:space="preserve">Instructions for plan application, operating and monitoring of drinking water treatment facility. </w:t>
      </w:r>
      <w:r w:rsidR="00094136" w:rsidRPr="00152E69">
        <w:rPr>
          <w:bCs/>
        </w:rPr>
        <w:t>2017 (in hebrew)</w:t>
      </w:r>
      <w:r w:rsidRPr="00152E69">
        <w:t>.</w:t>
      </w:r>
    </w:p>
    <w:p w:rsidR="00054DA4" w:rsidRPr="00152E69" w:rsidRDefault="00054DA4" w:rsidP="00094136">
      <w:pPr>
        <w:pStyle w:val="EndNoteBibliography"/>
        <w:bidi w:val="0"/>
        <w:spacing w:after="0"/>
        <w:ind w:left="720" w:hanging="720"/>
      </w:pPr>
      <w:r w:rsidRPr="00152E69">
        <w:t>7.</w:t>
      </w:r>
      <w:r w:rsidRPr="00152E69">
        <w:tab/>
        <w:t>Rompré A, Se</w:t>
      </w:r>
      <w:r w:rsidR="00094136" w:rsidRPr="00152E69">
        <w:t>rvais P, Baudart J, de-Roubin M</w:t>
      </w:r>
      <w:r w:rsidRPr="00152E69">
        <w:t xml:space="preserve">R, Laurent P: </w:t>
      </w:r>
      <w:r w:rsidRPr="00152E69">
        <w:rPr>
          <w:b/>
        </w:rPr>
        <w:t>Detection and enumeration of coliforms in drinking water: current methods and emerging approaches</w:t>
      </w:r>
      <w:r w:rsidRPr="00152E69">
        <w:t xml:space="preserve">. </w:t>
      </w:r>
      <w:r w:rsidRPr="00152E69">
        <w:rPr>
          <w:i/>
        </w:rPr>
        <w:t>J</w:t>
      </w:r>
      <w:r w:rsidR="00094136" w:rsidRPr="00152E69">
        <w:rPr>
          <w:i/>
        </w:rPr>
        <w:t xml:space="preserve"> </w:t>
      </w:r>
      <w:r w:rsidRPr="00152E69">
        <w:rPr>
          <w:i/>
        </w:rPr>
        <w:t xml:space="preserve">Microbiol Meth </w:t>
      </w:r>
      <w:r w:rsidRPr="00152E69">
        <w:t xml:space="preserve">2002, </w:t>
      </w:r>
      <w:r w:rsidRPr="00152E69">
        <w:rPr>
          <w:b/>
        </w:rPr>
        <w:t>49</w:t>
      </w:r>
      <w:r w:rsidRPr="00152E69">
        <w:t>(1):31-54.</w:t>
      </w:r>
    </w:p>
    <w:p w:rsidR="00054DA4" w:rsidRPr="00152E69" w:rsidRDefault="00054DA4" w:rsidP="00054DA4">
      <w:pPr>
        <w:pStyle w:val="EndNoteBibliography"/>
        <w:bidi w:val="0"/>
        <w:spacing w:after="0"/>
        <w:ind w:left="720" w:hanging="720"/>
      </w:pPr>
      <w:r w:rsidRPr="00152E69">
        <w:t>8.</w:t>
      </w:r>
      <w:r w:rsidRPr="00152E69">
        <w:tab/>
        <w:t xml:space="preserve">Edberg SC, Rice EW, Karlin RJ, Allen MJ: </w:t>
      </w:r>
      <w:r w:rsidRPr="00152E69">
        <w:rPr>
          <w:b/>
        </w:rPr>
        <w:t>Escherichia coli: the best biological drinking water indicator for public health protection</w:t>
      </w:r>
      <w:r w:rsidRPr="00152E69">
        <w:t xml:space="preserve">. </w:t>
      </w:r>
      <w:r w:rsidRPr="00152E69">
        <w:rPr>
          <w:i/>
        </w:rPr>
        <w:t xml:space="preserve">Symp Ser Soc Appl Microbiol </w:t>
      </w:r>
      <w:r w:rsidRPr="00152E69">
        <w:t>2000(29):106S-116S.</w:t>
      </w:r>
    </w:p>
    <w:p w:rsidR="00054DA4" w:rsidRPr="00152E69" w:rsidRDefault="00054DA4" w:rsidP="00054DA4">
      <w:pPr>
        <w:pStyle w:val="EndNoteBibliography"/>
        <w:bidi w:val="0"/>
        <w:spacing w:after="0"/>
        <w:ind w:left="720" w:hanging="720"/>
      </w:pPr>
      <w:r w:rsidRPr="00152E69">
        <w:t>9.</w:t>
      </w:r>
      <w:r w:rsidRPr="00152E69">
        <w:tab/>
        <w:t xml:space="preserve">Hennekinne JA, De Buyser ML, Dragacci S: </w:t>
      </w:r>
      <w:r w:rsidRPr="00152E69">
        <w:rPr>
          <w:b/>
        </w:rPr>
        <w:t>Staphylococcus aureus and its food poisoning toxins: characterization and outbreak investigation</w:t>
      </w:r>
      <w:r w:rsidRPr="00152E69">
        <w:t xml:space="preserve">. </w:t>
      </w:r>
      <w:r w:rsidRPr="00152E69">
        <w:rPr>
          <w:i/>
        </w:rPr>
        <w:t xml:space="preserve">FEMS Microbiol Rev </w:t>
      </w:r>
      <w:r w:rsidRPr="00152E69">
        <w:t xml:space="preserve">2012, </w:t>
      </w:r>
      <w:r w:rsidRPr="00152E69">
        <w:rPr>
          <w:b/>
        </w:rPr>
        <w:t>36</w:t>
      </w:r>
      <w:r w:rsidRPr="00152E69">
        <w:t>(4):815-836.</w:t>
      </w:r>
    </w:p>
    <w:p w:rsidR="00054DA4" w:rsidRPr="00152E69" w:rsidRDefault="00054DA4" w:rsidP="00054DA4">
      <w:pPr>
        <w:pStyle w:val="EndNoteBibliography"/>
        <w:bidi w:val="0"/>
        <w:spacing w:after="0"/>
        <w:ind w:left="720" w:hanging="720"/>
      </w:pPr>
      <w:r w:rsidRPr="00152E69">
        <w:t>10.</w:t>
      </w:r>
      <w:r w:rsidRPr="00152E69">
        <w:tab/>
        <w:t xml:space="preserve">Cabral JP: </w:t>
      </w:r>
      <w:r w:rsidRPr="00152E69">
        <w:rPr>
          <w:b/>
        </w:rPr>
        <w:t>Water microbiology. Bacterial pathogens and water</w:t>
      </w:r>
      <w:r w:rsidRPr="00152E69">
        <w:t xml:space="preserve">. </w:t>
      </w:r>
      <w:r w:rsidRPr="00152E69">
        <w:rPr>
          <w:i/>
        </w:rPr>
        <w:t xml:space="preserve">Int J Environ Res Public Health </w:t>
      </w:r>
      <w:r w:rsidRPr="00152E69">
        <w:t xml:space="preserve">2010, </w:t>
      </w:r>
      <w:r w:rsidRPr="00152E69">
        <w:rPr>
          <w:b/>
        </w:rPr>
        <w:t>7</w:t>
      </w:r>
      <w:r w:rsidRPr="00152E69">
        <w:t>(10):3657-3703.</w:t>
      </w:r>
    </w:p>
    <w:p w:rsidR="00054DA4" w:rsidRPr="00152E69" w:rsidRDefault="00054DA4" w:rsidP="00054DA4">
      <w:pPr>
        <w:pStyle w:val="EndNoteBibliography"/>
        <w:bidi w:val="0"/>
        <w:spacing w:after="0"/>
        <w:ind w:left="720" w:hanging="720"/>
      </w:pPr>
      <w:r w:rsidRPr="00152E69">
        <w:t>11.</w:t>
      </w:r>
      <w:r w:rsidRPr="00152E69">
        <w:tab/>
        <w:t xml:space="preserve">Jarvis RM, Goodacre R: </w:t>
      </w:r>
      <w:r w:rsidRPr="00152E69">
        <w:rPr>
          <w:b/>
        </w:rPr>
        <w:t>Discrimination of bacteria using surface-enhanced Raman spectroscopy</w:t>
      </w:r>
      <w:r w:rsidRPr="00152E69">
        <w:t xml:space="preserve">. </w:t>
      </w:r>
      <w:r w:rsidRPr="00152E69">
        <w:rPr>
          <w:i/>
        </w:rPr>
        <w:t xml:space="preserve">Anal Chem </w:t>
      </w:r>
      <w:r w:rsidRPr="00152E69">
        <w:t xml:space="preserve">2004, </w:t>
      </w:r>
      <w:r w:rsidRPr="00152E69">
        <w:rPr>
          <w:b/>
        </w:rPr>
        <w:t>76</w:t>
      </w:r>
      <w:r w:rsidRPr="00152E69">
        <w:t>(1):40-47.</w:t>
      </w:r>
    </w:p>
    <w:p w:rsidR="00054DA4" w:rsidRPr="00152E69" w:rsidRDefault="00054DA4" w:rsidP="009E7EEC">
      <w:pPr>
        <w:pStyle w:val="EndNoteBibliography"/>
        <w:bidi w:val="0"/>
        <w:spacing w:after="0"/>
        <w:ind w:left="720" w:hanging="720"/>
      </w:pPr>
      <w:r w:rsidRPr="00152E69">
        <w:t>12.</w:t>
      </w:r>
      <w:r w:rsidRPr="00152E69">
        <w:tab/>
        <w:t xml:space="preserve">Willemse-Erix DF, Scholtes-Timmerman MJ, Jachtenberg JW, van Leeuwen WB, Horst-Kreft D, Bakker Schut TC, Deurenberg RH, Puppels GJ, van Belkum A, Vos MC: </w:t>
      </w:r>
      <w:r w:rsidRPr="00152E69">
        <w:rPr>
          <w:b/>
        </w:rPr>
        <w:t>Optical fingerprinting in bacterial epidemiology: Raman spectroscopy as a real-time typing method</w:t>
      </w:r>
      <w:r w:rsidRPr="00152E69">
        <w:t xml:space="preserve">. </w:t>
      </w:r>
      <w:r w:rsidRPr="00152E69">
        <w:rPr>
          <w:i/>
        </w:rPr>
        <w:t xml:space="preserve">J Clin Microbiol </w:t>
      </w:r>
      <w:r w:rsidRPr="00152E69">
        <w:t xml:space="preserve">2009, </w:t>
      </w:r>
      <w:r w:rsidRPr="00152E69">
        <w:rPr>
          <w:b/>
        </w:rPr>
        <w:t>47</w:t>
      </w:r>
      <w:r w:rsidRPr="00152E69">
        <w:t>(3):652-659.</w:t>
      </w:r>
    </w:p>
    <w:p w:rsidR="00054DA4" w:rsidRPr="00152E69" w:rsidRDefault="00054DA4" w:rsidP="009E7EEC">
      <w:pPr>
        <w:pStyle w:val="EndNoteBibliography"/>
        <w:bidi w:val="0"/>
        <w:spacing w:after="0"/>
        <w:ind w:left="720" w:hanging="720"/>
        <w:rPr>
          <w:b/>
        </w:rPr>
      </w:pPr>
      <w:r w:rsidRPr="00152E69">
        <w:t>13.</w:t>
      </w:r>
      <w:r w:rsidRPr="00152E69">
        <w:tab/>
      </w:r>
      <w:r w:rsidR="009E7EEC" w:rsidRPr="00152E69">
        <w:t xml:space="preserve">Nobelprize.org: </w:t>
      </w:r>
      <w:r w:rsidRPr="00152E69">
        <w:rPr>
          <w:b/>
        </w:rPr>
        <w:t>Sir Chandrasekha</w:t>
      </w:r>
      <w:r w:rsidR="009E7EEC" w:rsidRPr="00152E69">
        <w:rPr>
          <w:b/>
        </w:rPr>
        <w:t xml:space="preserve">ra Venkata Raman – biographical. </w:t>
      </w:r>
      <w:r w:rsidR="009E7EEC" w:rsidRPr="00152E69">
        <w:rPr>
          <w:bCs/>
        </w:rPr>
        <w:t>Nobel Media AB 2014.</w:t>
      </w:r>
    </w:p>
    <w:p w:rsidR="00054DA4" w:rsidRPr="00152E69" w:rsidRDefault="00054DA4" w:rsidP="00054DA4">
      <w:pPr>
        <w:pStyle w:val="EndNoteBibliography"/>
        <w:bidi w:val="0"/>
        <w:spacing w:after="0"/>
        <w:ind w:left="720" w:hanging="720"/>
      </w:pPr>
      <w:r w:rsidRPr="00152E69">
        <w:t>14.</w:t>
      </w:r>
      <w:r w:rsidRPr="00152E69">
        <w:tab/>
        <w:t xml:space="preserve">Bernhard S: </w:t>
      </w:r>
      <w:r w:rsidRPr="00152E69">
        <w:rPr>
          <w:b/>
        </w:rPr>
        <w:t>Special techniques and applications</w:t>
      </w:r>
      <w:r w:rsidRPr="00152E69">
        <w:t xml:space="preserve">. In: </w:t>
      </w:r>
      <w:r w:rsidRPr="00152E69">
        <w:rPr>
          <w:i/>
        </w:rPr>
        <w:t>Infrared and Raman Spectroscopy - Methods and Application.</w:t>
      </w:r>
      <w:r w:rsidRPr="00152E69">
        <w:t xml:space="preserve"> Edited by Bernhard S. Weinheim, Federal Republic of Germany: VCH Verlagsgesellschaft; 1995.</w:t>
      </w:r>
    </w:p>
    <w:p w:rsidR="00054DA4" w:rsidRPr="00152E69" w:rsidRDefault="00054DA4" w:rsidP="009E7EEC">
      <w:pPr>
        <w:pStyle w:val="EndNoteBibliography"/>
        <w:bidi w:val="0"/>
        <w:spacing w:after="0"/>
        <w:ind w:left="720" w:hanging="720"/>
        <w:rPr>
          <w:i/>
          <w:rtl/>
        </w:rPr>
      </w:pPr>
      <w:r w:rsidRPr="00152E69">
        <w:t>15.</w:t>
      </w:r>
      <w:r w:rsidRPr="00152E69">
        <w:tab/>
      </w:r>
      <w:r w:rsidRPr="00152E69">
        <w:rPr>
          <w:bCs/>
        </w:rPr>
        <w:t>Kaiser Optical Systems</w:t>
      </w:r>
      <w:r w:rsidR="009E7EEC" w:rsidRPr="00152E69">
        <w:rPr>
          <w:bCs/>
        </w:rPr>
        <w:t>:</w:t>
      </w:r>
      <w:r w:rsidRPr="00152E69">
        <w:rPr>
          <w:b/>
        </w:rPr>
        <w:t xml:space="preserve"> Raman </w:t>
      </w:r>
      <w:r w:rsidR="009E7EEC" w:rsidRPr="00152E69">
        <w:rPr>
          <w:b/>
        </w:rPr>
        <w:t>s</w:t>
      </w:r>
      <w:r w:rsidRPr="00152E69">
        <w:rPr>
          <w:b/>
        </w:rPr>
        <w:t xml:space="preserve">pectroscopy - </w:t>
      </w:r>
      <w:r w:rsidR="009E7EEC" w:rsidRPr="00152E69">
        <w:rPr>
          <w:b/>
        </w:rPr>
        <w:t>a</w:t>
      </w:r>
      <w:r w:rsidRPr="00152E69">
        <w:rPr>
          <w:b/>
        </w:rPr>
        <w:t xml:space="preserve"> </w:t>
      </w:r>
      <w:r w:rsidR="009E7EEC" w:rsidRPr="00152E69">
        <w:rPr>
          <w:b/>
        </w:rPr>
        <w:t>t</w:t>
      </w:r>
      <w:r w:rsidRPr="00152E69">
        <w:rPr>
          <w:b/>
        </w:rPr>
        <w:t>utorial</w:t>
      </w:r>
      <w:r w:rsidRPr="00152E69">
        <w:t xml:space="preserve">. </w:t>
      </w:r>
      <w:r w:rsidR="009E7EEC" w:rsidRPr="00152E69">
        <w:t xml:space="preserve">Retrieved from </w:t>
      </w:r>
      <w:r w:rsidR="009E7EEC" w:rsidRPr="00152E69">
        <w:rPr>
          <w:i/>
          <w:iCs/>
        </w:rPr>
        <w:t>kosi.com/na_en/products/raman-spectroscopy/raman-technical-resources/raman-tutorial.php</w:t>
      </w:r>
    </w:p>
    <w:p w:rsidR="00054DA4" w:rsidRPr="00152E69" w:rsidRDefault="00054DA4" w:rsidP="00967313">
      <w:pPr>
        <w:pStyle w:val="EndNoteBibliography"/>
        <w:bidi w:val="0"/>
        <w:spacing w:after="0"/>
        <w:ind w:left="720" w:hanging="720"/>
      </w:pPr>
      <w:r w:rsidRPr="00152E69">
        <w:t>16.</w:t>
      </w:r>
      <w:r w:rsidRPr="00152E69">
        <w:tab/>
        <w:t xml:space="preserve">Stöckel S, Kirchhoff J, Neugebauer U, Röscha P, Popp J: </w:t>
      </w:r>
      <w:r w:rsidRPr="00152E69">
        <w:rPr>
          <w:b/>
        </w:rPr>
        <w:t>The application of Raman spectroscopy for the  detection and identification of microorganisms   </w:t>
      </w:r>
      <w:r w:rsidRPr="00152E69">
        <w:rPr>
          <w:i/>
        </w:rPr>
        <w:t xml:space="preserve">J Raman Spectrosc </w:t>
      </w:r>
      <w:r w:rsidRPr="00152E69">
        <w:t>2015(47):89-109.</w:t>
      </w:r>
    </w:p>
    <w:p w:rsidR="00054DA4" w:rsidRPr="00152E69" w:rsidRDefault="00054DA4" w:rsidP="00054DA4">
      <w:pPr>
        <w:pStyle w:val="EndNoteBibliography"/>
        <w:bidi w:val="0"/>
        <w:spacing w:after="0"/>
        <w:ind w:left="720" w:hanging="720"/>
      </w:pPr>
      <w:r w:rsidRPr="00152E69">
        <w:t>17.</w:t>
      </w:r>
      <w:r w:rsidRPr="00152E69">
        <w:tab/>
        <w:t xml:space="preserve">Pahlow S, Meisel S, Cialla-May D, Weber K, Rösch P, Popp J: </w:t>
      </w:r>
      <w:r w:rsidRPr="00152E69">
        <w:rPr>
          <w:b/>
        </w:rPr>
        <w:t>Isolation and identification of bacteria by means of Raman spectroscopy</w:t>
      </w:r>
      <w:r w:rsidRPr="00152E69">
        <w:t xml:space="preserve">. </w:t>
      </w:r>
      <w:r w:rsidRPr="00152E69">
        <w:rPr>
          <w:i/>
        </w:rPr>
        <w:t xml:space="preserve">Adv Drug Deliv Rev </w:t>
      </w:r>
      <w:r w:rsidRPr="00152E69">
        <w:t xml:space="preserve">2015, </w:t>
      </w:r>
      <w:r w:rsidRPr="00152E69">
        <w:rPr>
          <w:b/>
        </w:rPr>
        <w:t>89</w:t>
      </w:r>
      <w:r w:rsidRPr="00152E69">
        <w:t>:105-120.</w:t>
      </w:r>
    </w:p>
    <w:p w:rsidR="00054DA4" w:rsidRPr="00152E69" w:rsidRDefault="00054DA4" w:rsidP="00054DA4">
      <w:pPr>
        <w:pStyle w:val="EndNoteBibliography"/>
        <w:bidi w:val="0"/>
        <w:spacing w:after="0"/>
        <w:ind w:left="720" w:hanging="720"/>
      </w:pPr>
      <w:r w:rsidRPr="00152E69">
        <w:lastRenderedPageBreak/>
        <w:t>18.</w:t>
      </w:r>
      <w:r w:rsidRPr="00152E69">
        <w:tab/>
        <w:t xml:space="preserve">Zeiri L, Bronk BV, Shabtai Y, Eichler J, Efrima S: </w:t>
      </w:r>
      <w:r w:rsidRPr="00152E69">
        <w:rPr>
          <w:b/>
        </w:rPr>
        <w:t>Surface-enhanced Raman spectroscopy as a tool for probing specific biochemical components in bacteria</w:t>
      </w:r>
      <w:r w:rsidRPr="00152E69">
        <w:t xml:space="preserve">. </w:t>
      </w:r>
      <w:r w:rsidRPr="00152E69">
        <w:rPr>
          <w:i/>
        </w:rPr>
        <w:t xml:space="preserve">Appl Spectrosc </w:t>
      </w:r>
      <w:r w:rsidRPr="00152E69">
        <w:t xml:space="preserve">2004, </w:t>
      </w:r>
      <w:r w:rsidRPr="00152E69">
        <w:rPr>
          <w:b/>
        </w:rPr>
        <w:t>58</w:t>
      </w:r>
      <w:r w:rsidRPr="00152E69">
        <w:t>(1):33-40.</w:t>
      </w:r>
    </w:p>
    <w:p w:rsidR="00054DA4" w:rsidRPr="00152E69" w:rsidRDefault="00054DA4" w:rsidP="00E24BEE">
      <w:pPr>
        <w:pStyle w:val="EndNoteBibliography"/>
        <w:bidi w:val="0"/>
        <w:spacing w:after="0"/>
        <w:ind w:left="720" w:hanging="720"/>
      </w:pPr>
      <w:r w:rsidRPr="00152E69">
        <w:t>19.</w:t>
      </w:r>
      <w:r w:rsidRPr="00152E69">
        <w:tab/>
      </w:r>
      <w:r w:rsidR="00967313" w:rsidRPr="00152E69">
        <w:t>Zeiri L</w:t>
      </w:r>
      <w:r w:rsidRPr="00152E69">
        <w:t xml:space="preserve">, </w:t>
      </w:r>
      <w:r w:rsidR="00967313" w:rsidRPr="00152E69">
        <w:t>Efrima S</w:t>
      </w:r>
      <w:r w:rsidRPr="00152E69">
        <w:t xml:space="preserve">: </w:t>
      </w:r>
      <w:r w:rsidRPr="00152E69">
        <w:rPr>
          <w:b/>
        </w:rPr>
        <w:t>Surface-enhanced Raman spectroscopy of bacteria: the effect of excitation wavelength and chemical modification of the colloidal milieu</w:t>
      </w:r>
      <w:r w:rsidRPr="00152E69">
        <w:t xml:space="preserve">. </w:t>
      </w:r>
      <w:r w:rsidRPr="00152E69">
        <w:rPr>
          <w:i/>
        </w:rPr>
        <w:t xml:space="preserve">J Raman Spectrosc </w:t>
      </w:r>
      <w:r w:rsidRPr="00152E69">
        <w:t xml:space="preserve">2005, </w:t>
      </w:r>
      <w:r w:rsidRPr="00152E69">
        <w:rPr>
          <w:b/>
        </w:rPr>
        <w:t>36</w:t>
      </w:r>
      <w:r w:rsidRPr="00152E69">
        <w:t>(6-7):667-675.</w:t>
      </w:r>
    </w:p>
    <w:p w:rsidR="00054DA4" w:rsidRPr="00152E69" w:rsidRDefault="00054DA4" w:rsidP="00054DA4">
      <w:pPr>
        <w:pStyle w:val="EndNoteBibliography"/>
        <w:bidi w:val="0"/>
        <w:spacing w:after="0"/>
        <w:ind w:left="720" w:hanging="720"/>
      </w:pPr>
      <w:r w:rsidRPr="00152E69">
        <w:t>20.</w:t>
      </w:r>
      <w:r w:rsidRPr="00152E69">
        <w:tab/>
        <w:t xml:space="preserve">Premasiri WR, Chen Y, Williamson PM, Bandarage DC, Pyles C, Ziegler LD: </w:t>
      </w:r>
      <w:r w:rsidRPr="00152E69">
        <w:rPr>
          <w:b/>
        </w:rPr>
        <w:t>Rapid urinary tract infection diagnostics by surface-enhanced Raman spectroscopy (SERS): identification and antibiotic susceptibilities</w:t>
      </w:r>
      <w:r w:rsidRPr="00152E69">
        <w:t xml:space="preserve">. </w:t>
      </w:r>
      <w:r w:rsidRPr="00152E69">
        <w:rPr>
          <w:i/>
        </w:rPr>
        <w:t xml:space="preserve">Anal Bioanal Chem </w:t>
      </w:r>
      <w:r w:rsidRPr="00152E69">
        <w:t xml:space="preserve">2017, </w:t>
      </w:r>
      <w:r w:rsidRPr="00152E69">
        <w:rPr>
          <w:b/>
        </w:rPr>
        <w:t>409</w:t>
      </w:r>
      <w:r w:rsidRPr="00152E69">
        <w:t>(11):3043-3054.</w:t>
      </w:r>
    </w:p>
    <w:p w:rsidR="00054DA4" w:rsidRPr="00152E69" w:rsidRDefault="00054DA4" w:rsidP="00054DA4">
      <w:pPr>
        <w:pStyle w:val="EndNoteBibliography"/>
        <w:bidi w:val="0"/>
        <w:spacing w:after="0"/>
        <w:ind w:left="720" w:hanging="720"/>
      </w:pPr>
      <w:r w:rsidRPr="00152E69">
        <w:t>21.</w:t>
      </w:r>
      <w:r w:rsidRPr="00152E69">
        <w:tab/>
        <w:t xml:space="preserve">Nicolaou N, Xu Y, Goodacre R: </w:t>
      </w:r>
      <w:r w:rsidRPr="00152E69">
        <w:rPr>
          <w:b/>
        </w:rPr>
        <w:t>Fourier transform infrared and Raman spectroscopies for the rapid detection, enumeration, and growth interaction of the bacteria Staphylococcus aureus and Lactococcus lactis ssp. cremoris in milk</w:t>
      </w:r>
      <w:r w:rsidRPr="00152E69">
        <w:t xml:space="preserve">. </w:t>
      </w:r>
      <w:r w:rsidRPr="00152E69">
        <w:rPr>
          <w:i/>
        </w:rPr>
        <w:t xml:space="preserve">Anal Chem </w:t>
      </w:r>
      <w:r w:rsidRPr="00152E69">
        <w:t xml:space="preserve">2011, </w:t>
      </w:r>
      <w:r w:rsidRPr="00152E69">
        <w:rPr>
          <w:b/>
        </w:rPr>
        <w:t>83</w:t>
      </w:r>
      <w:r w:rsidRPr="00152E69">
        <w:t>(14):5681-5687.</w:t>
      </w:r>
    </w:p>
    <w:p w:rsidR="00054DA4" w:rsidRPr="00152E69" w:rsidRDefault="00054DA4" w:rsidP="00054DA4">
      <w:pPr>
        <w:pStyle w:val="EndNoteBibliography"/>
        <w:bidi w:val="0"/>
        <w:spacing w:after="0"/>
        <w:ind w:left="720" w:hanging="720"/>
      </w:pPr>
      <w:r w:rsidRPr="00152E69">
        <w:t>22.</w:t>
      </w:r>
      <w:r w:rsidRPr="00152E69">
        <w:tab/>
        <w:t xml:space="preserve">Chen F, Flaherty BR, Cohen CE, Peterson DS, Zhao Y: </w:t>
      </w:r>
      <w:r w:rsidRPr="00152E69">
        <w:rPr>
          <w:b/>
        </w:rPr>
        <w:t>Direct detection of malaria infected red blood cells by surface enhanced Raman spectroscopy</w:t>
      </w:r>
      <w:r w:rsidRPr="00152E69">
        <w:t xml:space="preserve">. </w:t>
      </w:r>
      <w:r w:rsidRPr="00152E69">
        <w:rPr>
          <w:i/>
        </w:rPr>
        <w:t xml:space="preserve">Nanomedicine </w:t>
      </w:r>
      <w:r w:rsidRPr="00152E69">
        <w:t xml:space="preserve">2016, </w:t>
      </w:r>
      <w:r w:rsidRPr="00152E69">
        <w:rPr>
          <w:b/>
        </w:rPr>
        <w:t>12</w:t>
      </w:r>
      <w:r w:rsidRPr="00152E69">
        <w:t>(6):1445-1451.</w:t>
      </w:r>
    </w:p>
    <w:p w:rsidR="00054DA4" w:rsidRPr="00152E69" w:rsidRDefault="00054DA4" w:rsidP="00054DA4">
      <w:pPr>
        <w:pStyle w:val="EndNoteBibliography"/>
        <w:bidi w:val="0"/>
        <w:spacing w:after="0"/>
        <w:ind w:left="720" w:hanging="720"/>
      </w:pPr>
      <w:r w:rsidRPr="00152E69">
        <w:t>23.</w:t>
      </w:r>
      <w:r w:rsidRPr="00152E69">
        <w:tab/>
        <w:t>Kusi</w:t>
      </w:r>
      <w:r w:rsidRPr="00152E69">
        <w:rPr>
          <w:rFonts w:ascii="Calibri" w:hAnsi="Calibri" w:cs="Calibri"/>
        </w:rPr>
        <w:t>ć</w:t>
      </w:r>
      <w:r w:rsidRPr="00152E69">
        <w:t xml:space="preserve"> D, Kampe B, Ramoji A, Neugebauer U, Rösch P, Popp J: </w:t>
      </w:r>
      <w:r w:rsidRPr="00152E69">
        <w:rPr>
          <w:b/>
        </w:rPr>
        <w:t>Raman spectroscopic differentiation of planktonic bacteria and biofilms</w:t>
      </w:r>
      <w:r w:rsidRPr="00152E69">
        <w:t xml:space="preserve">. </w:t>
      </w:r>
      <w:r w:rsidRPr="00152E69">
        <w:rPr>
          <w:i/>
        </w:rPr>
        <w:t xml:space="preserve">Anal Bioanal Chem </w:t>
      </w:r>
      <w:r w:rsidRPr="00152E69">
        <w:t xml:space="preserve">2015, </w:t>
      </w:r>
      <w:r w:rsidRPr="00152E69">
        <w:rPr>
          <w:b/>
        </w:rPr>
        <w:t>407</w:t>
      </w:r>
      <w:r w:rsidRPr="00152E69">
        <w:t>(22):6803-6813.</w:t>
      </w:r>
    </w:p>
    <w:p w:rsidR="00054DA4" w:rsidRPr="00152E69" w:rsidRDefault="00054DA4" w:rsidP="00054DA4">
      <w:pPr>
        <w:pStyle w:val="EndNoteBibliography"/>
        <w:bidi w:val="0"/>
        <w:spacing w:after="0"/>
        <w:ind w:left="720" w:hanging="720"/>
      </w:pPr>
      <w:r w:rsidRPr="00152E69">
        <w:t>24.</w:t>
      </w:r>
      <w:r w:rsidRPr="00152E69">
        <w:tab/>
        <w:t xml:space="preserve">Fehrmann A, Franz M, Hoffmann A, Rudzik L, Wüst E: </w:t>
      </w:r>
      <w:r w:rsidRPr="00152E69">
        <w:rPr>
          <w:b/>
        </w:rPr>
        <w:t>Dairy product analysis: identification of microorganisms by mid-infrared spectroscopy and determination of constituents by Raman spectroscopy</w:t>
      </w:r>
      <w:r w:rsidRPr="00152E69">
        <w:t xml:space="preserve">. </w:t>
      </w:r>
      <w:r w:rsidRPr="00152E69">
        <w:rPr>
          <w:i/>
        </w:rPr>
        <w:t xml:space="preserve">J AOAC Int </w:t>
      </w:r>
      <w:r w:rsidRPr="00152E69">
        <w:t xml:space="preserve">1995, </w:t>
      </w:r>
      <w:r w:rsidRPr="00152E69">
        <w:rPr>
          <w:b/>
        </w:rPr>
        <w:t>78</w:t>
      </w:r>
      <w:r w:rsidRPr="00152E69">
        <w:t>(6):1537-1542.</w:t>
      </w:r>
    </w:p>
    <w:p w:rsidR="00054DA4" w:rsidRPr="00152E69" w:rsidRDefault="00054DA4" w:rsidP="00054DA4">
      <w:pPr>
        <w:pStyle w:val="EndNoteBibliography"/>
        <w:bidi w:val="0"/>
        <w:spacing w:after="0"/>
        <w:ind w:left="720" w:hanging="720"/>
      </w:pPr>
      <w:r w:rsidRPr="00152E69">
        <w:t>25.</w:t>
      </w:r>
      <w:r w:rsidRPr="00152E69">
        <w:tab/>
        <w:t xml:space="preserve">Maquelin K, Choo-Smith LP, van Vreeswijk T, Endtz HP, Smith B, Bennett R, Bruining HA, Puppels GJ: </w:t>
      </w:r>
      <w:r w:rsidRPr="00152E69">
        <w:rPr>
          <w:b/>
        </w:rPr>
        <w:t>Raman spectroscopic method for identification of clinically relevant microorganisms growing on solid culture medium</w:t>
      </w:r>
      <w:r w:rsidRPr="00152E69">
        <w:t xml:space="preserve">. </w:t>
      </w:r>
      <w:r w:rsidRPr="00152E69">
        <w:rPr>
          <w:i/>
        </w:rPr>
        <w:t xml:space="preserve">Anal Chem </w:t>
      </w:r>
      <w:r w:rsidRPr="00152E69">
        <w:t xml:space="preserve">2000, </w:t>
      </w:r>
      <w:r w:rsidRPr="00152E69">
        <w:rPr>
          <w:b/>
        </w:rPr>
        <w:t>72</w:t>
      </w:r>
      <w:r w:rsidRPr="00152E69">
        <w:t>(1):12-19.</w:t>
      </w:r>
    </w:p>
    <w:p w:rsidR="00054DA4" w:rsidRPr="00152E69" w:rsidRDefault="00054DA4" w:rsidP="00054DA4">
      <w:pPr>
        <w:pStyle w:val="EndNoteBibliography"/>
        <w:bidi w:val="0"/>
        <w:spacing w:after="0"/>
        <w:ind w:left="720" w:hanging="720"/>
      </w:pPr>
      <w:r w:rsidRPr="00152E69">
        <w:t>26.</w:t>
      </w:r>
      <w:r w:rsidRPr="00152E69">
        <w:tab/>
        <w:t xml:space="preserve">Meisel S, Stöckel S, Elschner M, Melzer F, Rösch P, Popp J: </w:t>
      </w:r>
      <w:r w:rsidRPr="00152E69">
        <w:rPr>
          <w:b/>
        </w:rPr>
        <w:t>Raman spectroscopy as a potential tool for detection of Brucella spp. in milk</w:t>
      </w:r>
      <w:r w:rsidRPr="00152E69">
        <w:t xml:space="preserve">. </w:t>
      </w:r>
      <w:r w:rsidRPr="00152E69">
        <w:rPr>
          <w:i/>
        </w:rPr>
        <w:t xml:space="preserve">Appl Environ Microbiol </w:t>
      </w:r>
      <w:r w:rsidRPr="00152E69">
        <w:t xml:space="preserve">2012, </w:t>
      </w:r>
      <w:r w:rsidRPr="00152E69">
        <w:rPr>
          <w:b/>
        </w:rPr>
        <w:t>78</w:t>
      </w:r>
      <w:r w:rsidRPr="00152E69">
        <w:t>(16):5575-5583.</w:t>
      </w:r>
    </w:p>
    <w:p w:rsidR="00054DA4" w:rsidRPr="00152E69" w:rsidRDefault="00054DA4" w:rsidP="00054DA4">
      <w:pPr>
        <w:pStyle w:val="EndNoteBibliography"/>
        <w:bidi w:val="0"/>
        <w:spacing w:after="0"/>
        <w:ind w:left="720" w:hanging="720"/>
      </w:pPr>
      <w:r w:rsidRPr="00152E69">
        <w:t>27.</w:t>
      </w:r>
      <w:r w:rsidRPr="00152E69">
        <w:tab/>
        <w:t xml:space="preserve">Albanell E, Cáceres P, Caja G, Molina E, Gargouri A: </w:t>
      </w:r>
      <w:r w:rsidRPr="00152E69">
        <w:rPr>
          <w:b/>
        </w:rPr>
        <w:t>Determination of fat, protein, and total solids in ovine milk by near-infrared spectroscopy</w:t>
      </w:r>
      <w:r w:rsidRPr="00152E69">
        <w:t xml:space="preserve">. </w:t>
      </w:r>
      <w:r w:rsidRPr="00152E69">
        <w:rPr>
          <w:i/>
        </w:rPr>
        <w:t xml:space="preserve">J AOAC Int </w:t>
      </w:r>
      <w:r w:rsidRPr="00152E69">
        <w:t xml:space="preserve">1999, </w:t>
      </w:r>
      <w:r w:rsidRPr="00152E69">
        <w:rPr>
          <w:b/>
        </w:rPr>
        <w:t>82</w:t>
      </w:r>
      <w:r w:rsidRPr="00152E69">
        <w:t>(3):753-758.</w:t>
      </w:r>
    </w:p>
    <w:p w:rsidR="00054DA4" w:rsidRPr="00152E69" w:rsidRDefault="00054DA4" w:rsidP="00054DA4">
      <w:pPr>
        <w:pStyle w:val="EndNoteBibliography"/>
        <w:bidi w:val="0"/>
        <w:spacing w:after="0"/>
        <w:ind w:left="720" w:hanging="720"/>
      </w:pPr>
      <w:r w:rsidRPr="00152E69">
        <w:t>28.</w:t>
      </w:r>
      <w:r w:rsidRPr="00152E69">
        <w:tab/>
        <w:t xml:space="preserve">Meisel S, Stöckel S, Rösch P, Popp J: </w:t>
      </w:r>
      <w:r w:rsidRPr="00152E69">
        <w:rPr>
          <w:b/>
        </w:rPr>
        <w:t>Identification of meat-associated pathogens via Raman microspectroscopy</w:t>
      </w:r>
      <w:r w:rsidRPr="00152E69">
        <w:t xml:space="preserve">. </w:t>
      </w:r>
      <w:r w:rsidRPr="00152E69">
        <w:rPr>
          <w:i/>
        </w:rPr>
        <w:t xml:space="preserve">Food Microbiol </w:t>
      </w:r>
      <w:r w:rsidRPr="00152E69">
        <w:t xml:space="preserve">2014, </w:t>
      </w:r>
      <w:r w:rsidRPr="00152E69">
        <w:rPr>
          <w:b/>
        </w:rPr>
        <w:t>38</w:t>
      </w:r>
      <w:r w:rsidRPr="00152E69">
        <w:t>:36-43.</w:t>
      </w:r>
    </w:p>
    <w:p w:rsidR="00054DA4" w:rsidRPr="00152E69" w:rsidRDefault="00054DA4" w:rsidP="00054DA4">
      <w:pPr>
        <w:pStyle w:val="EndNoteBibliography"/>
        <w:bidi w:val="0"/>
        <w:spacing w:after="0"/>
        <w:ind w:left="720" w:hanging="720"/>
      </w:pPr>
      <w:r w:rsidRPr="00152E69">
        <w:t>29.</w:t>
      </w:r>
      <w:r w:rsidRPr="00152E69">
        <w:tab/>
        <w:t xml:space="preserve">Wang J, Xie X, Feng J, Chen JC, Du XJ, Luo J, Lu X, Wang S: </w:t>
      </w:r>
      <w:r w:rsidRPr="00152E69">
        <w:rPr>
          <w:b/>
        </w:rPr>
        <w:t>Rapid detection of Listeria monocytogenes in milk using confocal micro-Raman spectroscopy and chemometric analysis</w:t>
      </w:r>
      <w:r w:rsidRPr="00152E69">
        <w:t xml:space="preserve">. </w:t>
      </w:r>
      <w:r w:rsidRPr="00152E69">
        <w:rPr>
          <w:i/>
        </w:rPr>
        <w:t xml:space="preserve">Int J Food Microbiol </w:t>
      </w:r>
      <w:r w:rsidRPr="00152E69">
        <w:t xml:space="preserve">2015, </w:t>
      </w:r>
      <w:r w:rsidRPr="00152E69">
        <w:rPr>
          <w:b/>
        </w:rPr>
        <w:t>204</w:t>
      </w:r>
      <w:r w:rsidRPr="00152E69">
        <w:t>:66-74.</w:t>
      </w:r>
    </w:p>
    <w:p w:rsidR="00054DA4" w:rsidRPr="00152E69" w:rsidRDefault="00054DA4" w:rsidP="00B666AE">
      <w:pPr>
        <w:pStyle w:val="EndNoteBibliography"/>
        <w:bidi w:val="0"/>
        <w:spacing w:after="0"/>
        <w:ind w:left="720" w:hanging="720"/>
      </w:pPr>
      <w:r w:rsidRPr="00152E69">
        <w:t>30.</w:t>
      </w:r>
      <w:r w:rsidRPr="00152E69">
        <w:tab/>
        <w:t xml:space="preserve">Sundaram J, Park B, Hinton A, Lawrence KC, Kwon Y: </w:t>
      </w:r>
      <w:r w:rsidRPr="00152E69">
        <w:rPr>
          <w:b/>
        </w:rPr>
        <w:t>Detection and differentiation of Salmonella serotypes using surface enhanced Raman scattering (SERS) technique</w:t>
      </w:r>
      <w:r w:rsidRPr="00152E69">
        <w:t xml:space="preserve">. </w:t>
      </w:r>
      <w:r w:rsidR="00B666AE" w:rsidRPr="00152E69">
        <w:rPr>
          <w:i/>
        </w:rPr>
        <w:t>J</w:t>
      </w:r>
      <w:r w:rsidRPr="00152E69">
        <w:rPr>
          <w:i/>
        </w:rPr>
        <w:t xml:space="preserve"> Food Meas Charact </w:t>
      </w:r>
      <w:r w:rsidRPr="00152E69">
        <w:t xml:space="preserve">2013, </w:t>
      </w:r>
      <w:r w:rsidRPr="00152E69">
        <w:rPr>
          <w:b/>
        </w:rPr>
        <w:t>7</w:t>
      </w:r>
      <w:r w:rsidRPr="00152E69">
        <w:t>(1):1-12.</w:t>
      </w:r>
    </w:p>
    <w:p w:rsidR="00054DA4" w:rsidRPr="00152E69" w:rsidRDefault="00054DA4" w:rsidP="00054DA4">
      <w:pPr>
        <w:pStyle w:val="EndNoteBibliography"/>
        <w:bidi w:val="0"/>
        <w:spacing w:after="0"/>
        <w:ind w:left="720" w:hanging="720"/>
      </w:pPr>
      <w:r w:rsidRPr="00152E69">
        <w:t>31.</w:t>
      </w:r>
      <w:r w:rsidRPr="00152E69">
        <w:tab/>
        <w:t xml:space="preserve">Su LH, Chiu CH: </w:t>
      </w:r>
      <w:r w:rsidRPr="00152E69">
        <w:rPr>
          <w:b/>
        </w:rPr>
        <w:t>Salmonella: clinical importance and evolution of nomenclature</w:t>
      </w:r>
      <w:r w:rsidRPr="00152E69">
        <w:t xml:space="preserve">. </w:t>
      </w:r>
      <w:r w:rsidRPr="00152E69">
        <w:rPr>
          <w:i/>
        </w:rPr>
        <w:t xml:space="preserve">Chang Gung Med J </w:t>
      </w:r>
      <w:r w:rsidRPr="00152E69">
        <w:t xml:space="preserve">2007, </w:t>
      </w:r>
      <w:r w:rsidRPr="00152E69">
        <w:rPr>
          <w:b/>
        </w:rPr>
        <w:t>30</w:t>
      </w:r>
      <w:r w:rsidRPr="00152E69">
        <w:t>(3):210-219.</w:t>
      </w:r>
    </w:p>
    <w:p w:rsidR="00054DA4" w:rsidRPr="00152E69" w:rsidRDefault="00054DA4" w:rsidP="00054DA4">
      <w:pPr>
        <w:pStyle w:val="EndNoteBibliography"/>
        <w:bidi w:val="0"/>
        <w:spacing w:after="0"/>
        <w:ind w:left="720" w:hanging="720"/>
      </w:pPr>
      <w:r w:rsidRPr="00152E69">
        <w:t>32.</w:t>
      </w:r>
      <w:r w:rsidRPr="00152E69">
        <w:tab/>
        <w:t xml:space="preserve">Sundaram J, Park B, Kwon Y, Lawrence KC: </w:t>
      </w:r>
      <w:r w:rsidRPr="00152E69">
        <w:rPr>
          <w:b/>
        </w:rPr>
        <w:t>Surface enhanced Raman scattering (SERS) with biopolymer encapsulated silver nanosubstrates for rapid detection of foodborne pathogens</w:t>
      </w:r>
      <w:r w:rsidRPr="00152E69">
        <w:t xml:space="preserve">. </w:t>
      </w:r>
      <w:r w:rsidRPr="00152E69">
        <w:rPr>
          <w:i/>
        </w:rPr>
        <w:t xml:space="preserve">Int J Food Microbiol </w:t>
      </w:r>
      <w:r w:rsidRPr="00152E69">
        <w:t xml:space="preserve">2013, </w:t>
      </w:r>
      <w:r w:rsidRPr="00152E69">
        <w:rPr>
          <w:b/>
        </w:rPr>
        <w:t>167</w:t>
      </w:r>
      <w:r w:rsidRPr="00152E69">
        <w:t>(1):67-73.</w:t>
      </w:r>
    </w:p>
    <w:p w:rsidR="00054DA4" w:rsidRPr="00152E69" w:rsidRDefault="00054DA4" w:rsidP="00054DA4">
      <w:pPr>
        <w:pStyle w:val="EndNoteBibliography"/>
        <w:bidi w:val="0"/>
        <w:spacing w:after="0"/>
        <w:ind w:left="720" w:hanging="720"/>
      </w:pPr>
      <w:r w:rsidRPr="00152E69">
        <w:lastRenderedPageBreak/>
        <w:t>33.</w:t>
      </w:r>
      <w:r w:rsidRPr="00152E69">
        <w:tab/>
        <w:t xml:space="preserve">Jarvis RM, Brooker A, Goodacre R: </w:t>
      </w:r>
      <w:r w:rsidRPr="00152E69">
        <w:rPr>
          <w:b/>
        </w:rPr>
        <w:t>Surface-enhanced Raman scattering for the rapid discrimination of bacteria</w:t>
      </w:r>
      <w:r w:rsidRPr="00152E69">
        <w:t xml:space="preserve">. </w:t>
      </w:r>
      <w:r w:rsidRPr="00152E69">
        <w:rPr>
          <w:i/>
        </w:rPr>
        <w:t xml:space="preserve">Faraday Discuss </w:t>
      </w:r>
      <w:r w:rsidRPr="00152E69">
        <w:t xml:space="preserve">2006, </w:t>
      </w:r>
      <w:r w:rsidRPr="00152E69">
        <w:rPr>
          <w:b/>
        </w:rPr>
        <w:t>132</w:t>
      </w:r>
      <w:r w:rsidRPr="00152E69">
        <w:t>:281-292; discussion 309-219.</w:t>
      </w:r>
    </w:p>
    <w:p w:rsidR="00054DA4" w:rsidRPr="00152E69" w:rsidRDefault="00054DA4" w:rsidP="00054DA4">
      <w:pPr>
        <w:pStyle w:val="EndNoteBibliography"/>
        <w:bidi w:val="0"/>
        <w:spacing w:after="0"/>
        <w:ind w:left="720" w:hanging="720"/>
      </w:pPr>
      <w:r w:rsidRPr="00152E69">
        <w:t>34.</w:t>
      </w:r>
      <w:r w:rsidRPr="00152E69">
        <w:tab/>
        <w:t xml:space="preserve">Jarvis RM, Brooker A, Goodacre R: </w:t>
      </w:r>
      <w:r w:rsidRPr="00152E69">
        <w:rPr>
          <w:b/>
        </w:rPr>
        <w:t>Surface-enhanced Raman spectroscopy for bacterial discrimination utilizing a scanning electron microscope with a Raman spectroscopy interface</w:t>
      </w:r>
      <w:r w:rsidRPr="00152E69">
        <w:t xml:space="preserve">. </w:t>
      </w:r>
      <w:r w:rsidRPr="00152E69">
        <w:rPr>
          <w:i/>
        </w:rPr>
        <w:t xml:space="preserve">Anal Chem </w:t>
      </w:r>
      <w:r w:rsidRPr="00152E69">
        <w:t xml:space="preserve">2004, </w:t>
      </w:r>
      <w:r w:rsidRPr="00152E69">
        <w:rPr>
          <w:b/>
        </w:rPr>
        <w:t>76</w:t>
      </w:r>
      <w:r w:rsidRPr="00152E69">
        <w:t>(17):5198-5202.</w:t>
      </w:r>
    </w:p>
    <w:p w:rsidR="00054DA4" w:rsidRPr="00152E69" w:rsidRDefault="00054DA4" w:rsidP="00054DA4">
      <w:pPr>
        <w:pStyle w:val="EndNoteBibliography"/>
        <w:bidi w:val="0"/>
        <w:spacing w:after="0"/>
        <w:ind w:left="720" w:hanging="720"/>
      </w:pPr>
      <w:r w:rsidRPr="00152E69">
        <w:t>35.</w:t>
      </w:r>
      <w:r w:rsidRPr="00152E69">
        <w:tab/>
        <w:t xml:space="preserve">Kumar S, Verma T, Mukherjee R, Ariese F, Somasundaram K, Umapathy S: </w:t>
      </w:r>
      <w:r w:rsidRPr="00152E69">
        <w:rPr>
          <w:b/>
        </w:rPr>
        <w:t>Raman and infra-red microspectroscopy: towards quantitative evaluation for clinical research by ratiometric analysis</w:t>
      </w:r>
      <w:r w:rsidRPr="00152E69">
        <w:t xml:space="preserve">. </w:t>
      </w:r>
      <w:r w:rsidRPr="00152E69">
        <w:rPr>
          <w:i/>
        </w:rPr>
        <w:t xml:space="preserve">Chem Soc Rev </w:t>
      </w:r>
      <w:r w:rsidRPr="00152E69">
        <w:t xml:space="preserve">2016, </w:t>
      </w:r>
      <w:r w:rsidRPr="00152E69">
        <w:rPr>
          <w:b/>
        </w:rPr>
        <w:t>45</w:t>
      </w:r>
      <w:r w:rsidRPr="00152E69">
        <w:t>(7):1879-1900.</w:t>
      </w:r>
    </w:p>
    <w:p w:rsidR="00054DA4" w:rsidRPr="00152E69" w:rsidRDefault="00054DA4" w:rsidP="00054DA4">
      <w:pPr>
        <w:pStyle w:val="EndNoteBibliography"/>
        <w:bidi w:val="0"/>
        <w:spacing w:after="0"/>
        <w:ind w:left="720" w:hanging="720"/>
      </w:pPr>
      <w:r w:rsidRPr="00152E69">
        <w:t>36.</w:t>
      </w:r>
      <w:r w:rsidRPr="00152E69">
        <w:tab/>
        <w:t xml:space="preserve">Zhou H, Yang D, Ivleva NP, Mircescu NE, Niessner R, Haisch C: </w:t>
      </w:r>
      <w:r w:rsidRPr="00152E69">
        <w:rPr>
          <w:b/>
        </w:rPr>
        <w:t>SERS detection of bacteria in water by in situ coating with Ag nanoparticles</w:t>
      </w:r>
      <w:r w:rsidRPr="00152E69">
        <w:t xml:space="preserve">. </w:t>
      </w:r>
      <w:r w:rsidRPr="00152E69">
        <w:rPr>
          <w:i/>
        </w:rPr>
        <w:t xml:space="preserve">Anal Chem </w:t>
      </w:r>
      <w:r w:rsidRPr="00152E69">
        <w:t xml:space="preserve">2014, </w:t>
      </w:r>
      <w:r w:rsidRPr="00152E69">
        <w:rPr>
          <w:b/>
        </w:rPr>
        <w:t>86</w:t>
      </w:r>
      <w:r w:rsidRPr="00152E69">
        <w:t>(3):1525-1533.</w:t>
      </w:r>
    </w:p>
    <w:p w:rsidR="00054DA4" w:rsidRPr="00152E69" w:rsidRDefault="00054DA4" w:rsidP="00054DA4">
      <w:pPr>
        <w:pStyle w:val="EndNoteBibliography"/>
        <w:bidi w:val="0"/>
        <w:spacing w:after="0"/>
        <w:ind w:left="720" w:hanging="720"/>
      </w:pPr>
      <w:r w:rsidRPr="00152E69">
        <w:t>37.</w:t>
      </w:r>
      <w:r w:rsidRPr="00152E69">
        <w:tab/>
        <w:t>Witkowska E, Korsak D, Kowalska A, Ksi</w:t>
      </w:r>
      <w:r w:rsidRPr="00152E69">
        <w:rPr>
          <w:rFonts w:ascii="Calibri" w:hAnsi="Calibri" w:cs="Calibri"/>
        </w:rPr>
        <w:t>ęż</w:t>
      </w:r>
      <w:r w:rsidRPr="00152E69">
        <w:t>opolska-Gocalska M, Niedzió</w:t>
      </w:r>
      <w:r w:rsidRPr="00152E69">
        <w:rPr>
          <w:rFonts w:ascii="Calibri" w:hAnsi="Calibri" w:cs="Calibri"/>
        </w:rPr>
        <w:t>ł</w:t>
      </w:r>
      <w:r w:rsidRPr="00152E69">
        <w:t>ka-Jönsson J, Ro</w:t>
      </w:r>
      <w:r w:rsidRPr="00152E69">
        <w:rPr>
          <w:rFonts w:ascii="Calibri" w:hAnsi="Calibri" w:cs="Calibri"/>
        </w:rPr>
        <w:t>ź</w:t>
      </w:r>
      <w:r w:rsidRPr="00152E69">
        <w:t>niecka E, Micha</w:t>
      </w:r>
      <w:r w:rsidRPr="00152E69">
        <w:rPr>
          <w:rFonts w:ascii="Calibri" w:hAnsi="Calibri" w:cs="Calibri"/>
        </w:rPr>
        <w:t>ł</w:t>
      </w:r>
      <w:r w:rsidRPr="00152E69">
        <w:t>owicz W, Albrycht P, Podra</w:t>
      </w:r>
      <w:r w:rsidRPr="00152E69">
        <w:rPr>
          <w:rFonts w:ascii="Calibri" w:hAnsi="Calibri" w:cs="Calibri"/>
        </w:rPr>
        <w:t>ż</w:t>
      </w:r>
      <w:r w:rsidRPr="00152E69">
        <w:t>ka M, Ho</w:t>
      </w:r>
      <w:r w:rsidRPr="00152E69">
        <w:rPr>
          <w:rFonts w:ascii="Calibri" w:hAnsi="Calibri" w:cs="Calibri"/>
        </w:rPr>
        <w:t>ł</w:t>
      </w:r>
      <w:r w:rsidRPr="00152E69">
        <w:t>yst R</w:t>
      </w:r>
      <w:r w:rsidRPr="00152E69">
        <w:rPr>
          <w:i/>
        </w:rPr>
        <w:t xml:space="preserve"> et al</w:t>
      </w:r>
      <w:r w:rsidRPr="00152E69">
        <w:t xml:space="preserve">: </w:t>
      </w:r>
      <w:r w:rsidRPr="00152E69">
        <w:rPr>
          <w:b/>
        </w:rPr>
        <w:t>Surface-enhanced Raman spectroscopy introduced into the International Standard Organization (ISO) regulations as an alternative method for detection and identification of pathogens in the food industry</w:t>
      </w:r>
      <w:r w:rsidRPr="00152E69">
        <w:t xml:space="preserve">. </w:t>
      </w:r>
      <w:r w:rsidRPr="00152E69">
        <w:rPr>
          <w:i/>
        </w:rPr>
        <w:t xml:space="preserve">Anal Bioanal Chem </w:t>
      </w:r>
      <w:r w:rsidRPr="00152E69">
        <w:t>2016.</w:t>
      </w:r>
    </w:p>
    <w:p w:rsidR="00054DA4" w:rsidRPr="00152E69" w:rsidRDefault="00054DA4" w:rsidP="00A764E8">
      <w:pPr>
        <w:pStyle w:val="EndNoteBibliography"/>
        <w:bidi w:val="0"/>
        <w:spacing w:after="0"/>
        <w:ind w:left="720" w:hanging="720"/>
      </w:pPr>
      <w:r w:rsidRPr="00152E69">
        <w:t>38.</w:t>
      </w:r>
      <w:r w:rsidRPr="00152E69">
        <w:tab/>
        <w:t xml:space="preserve">Schmilovitch Z, Mizrach A, Alchanatis V, Kritzman G, Korotic R, Irudayaraj J, Debroy C: </w:t>
      </w:r>
      <w:r w:rsidR="00A764E8" w:rsidRPr="00152E69">
        <w:rPr>
          <w:b/>
        </w:rPr>
        <w:t xml:space="preserve">Detection of bacteria with low-resolution Raman spectroscopy. </w:t>
      </w:r>
      <w:r w:rsidRPr="00152E69">
        <w:rPr>
          <w:i/>
        </w:rPr>
        <w:t xml:space="preserve">Trans </w:t>
      </w:r>
      <w:r w:rsidR="00A764E8" w:rsidRPr="00152E69">
        <w:rPr>
          <w:i/>
        </w:rPr>
        <w:t xml:space="preserve">ASAE </w:t>
      </w:r>
      <w:r w:rsidRPr="00152E69">
        <w:t xml:space="preserve">2005, </w:t>
      </w:r>
      <w:r w:rsidRPr="00152E69">
        <w:rPr>
          <w:b/>
        </w:rPr>
        <w:t>48</w:t>
      </w:r>
      <w:r w:rsidRPr="00152E69">
        <w:t>(5):1843-1850.</w:t>
      </w:r>
    </w:p>
    <w:p w:rsidR="00054DA4" w:rsidRPr="00152E69" w:rsidRDefault="00054DA4" w:rsidP="00054DA4">
      <w:pPr>
        <w:pStyle w:val="EndNoteBibliography"/>
        <w:bidi w:val="0"/>
        <w:spacing w:after="0"/>
        <w:ind w:left="720" w:hanging="720"/>
      </w:pPr>
      <w:r w:rsidRPr="00152E69">
        <w:t>39.</w:t>
      </w:r>
      <w:r w:rsidRPr="00152E69">
        <w:tab/>
        <w:t xml:space="preserve">Mello C, Ribeiro D, Novaes F, Poppi RJ: </w:t>
      </w:r>
      <w:r w:rsidRPr="00152E69">
        <w:rPr>
          <w:b/>
        </w:rPr>
        <w:t>Rapid differentiation among bacteria that cause gastroenteritis by use of low-resolution Raman spectroscopy and PLS discriminant analysis</w:t>
      </w:r>
      <w:r w:rsidRPr="00152E69">
        <w:t xml:space="preserve">. </w:t>
      </w:r>
      <w:r w:rsidRPr="00152E69">
        <w:rPr>
          <w:i/>
        </w:rPr>
        <w:t xml:space="preserve">Anal Bioanal Chem </w:t>
      </w:r>
      <w:r w:rsidRPr="00152E69">
        <w:t xml:space="preserve">2005, </w:t>
      </w:r>
      <w:r w:rsidRPr="00152E69">
        <w:rPr>
          <w:b/>
        </w:rPr>
        <w:t>383</w:t>
      </w:r>
      <w:r w:rsidRPr="00152E69">
        <w:t>(4):701-706.</w:t>
      </w:r>
    </w:p>
    <w:p w:rsidR="00054DA4" w:rsidRPr="00152E69" w:rsidRDefault="00054DA4" w:rsidP="006F038D">
      <w:pPr>
        <w:pStyle w:val="EndNoteBibliography"/>
        <w:bidi w:val="0"/>
        <w:spacing w:after="0"/>
        <w:ind w:left="720" w:hanging="720"/>
      </w:pPr>
      <w:r w:rsidRPr="00152E69">
        <w:t>40.</w:t>
      </w:r>
      <w:r w:rsidRPr="00152E69">
        <w:tab/>
        <w:t xml:space="preserve">Luo BS, Lin MIN: </w:t>
      </w:r>
      <w:r w:rsidR="006F038D" w:rsidRPr="00152E69">
        <w:rPr>
          <w:b/>
        </w:rPr>
        <w:t>A portable Raman system for the identification of foodborne pathogenic bacteria</w:t>
      </w:r>
      <w:r w:rsidRPr="00152E69">
        <w:t xml:space="preserve">. </w:t>
      </w:r>
      <w:r w:rsidR="006F038D" w:rsidRPr="00152E69">
        <w:rPr>
          <w:i/>
        </w:rPr>
        <w:t xml:space="preserve">J Rapid Methods Autom Microbiol </w:t>
      </w:r>
      <w:r w:rsidRPr="00152E69">
        <w:t xml:space="preserve">2008, </w:t>
      </w:r>
      <w:r w:rsidRPr="00152E69">
        <w:rPr>
          <w:b/>
        </w:rPr>
        <w:t>16</w:t>
      </w:r>
      <w:r w:rsidRPr="00152E69">
        <w:t>(3):238-255.</w:t>
      </w:r>
    </w:p>
    <w:p w:rsidR="00054DA4" w:rsidRPr="00152E69" w:rsidRDefault="00054DA4" w:rsidP="007C3A62">
      <w:pPr>
        <w:pStyle w:val="EndNoteBibliography"/>
        <w:bidi w:val="0"/>
        <w:spacing w:after="0"/>
        <w:ind w:left="720" w:hanging="720"/>
      </w:pPr>
      <w:r w:rsidRPr="00152E69">
        <w:t>41.</w:t>
      </w:r>
      <w:r w:rsidRPr="00152E69">
        <w:tab/>
      </w:r>
      <w:r w:rsidR="007C3A62" w:rsidRPr="00152E69">
        <w:t xml:space="preserve">Lakowicz JR: </w:t>
      </w:r>
      <w:r w:rsidR="007C3A62" w:rsidRPr="00152E69">
        <w:rPr>
          <w:b/>
        </w:rPr>
        <w:t>Introduction to Fluorescence</w:t>
      </w:r>
      <w:r w:rsidR="007C3A62" w:rsidRPr="00152E69">
        <w:t xml:space="preserve">. In: </w:t>
      </w:r>
      <w:r w:rsidR="007C3A62" w:rsidRPr="00152E69">
        <w:rPr>
          <w:i/>
        </w:rPr>
        <w:t xml:space="preserve">Principles of Fluorescence Spectroscopy, </w:t>
      </w:r>
      <w:r w:rsidR="00CC648D" w:rsidRPr="00152E69">
        <w:rPr>
          <w:i/>
        </w:rPr>
        <w:t>3rd</w:t>
      </w:r>
      <w:r w:rsidR="007C3A62" w:rsidRPr="00152E69">
        <w:rPr>
          <w:i/>
        </w:rPr>
        <w:t xml:space="preserve"> ed.</w:t>
      </w:r>
      <w:r w:rsidR="007C3A62" w:rsidRPr="00152E69">
        <w:t xml:space="preserve"> Edited by Joseph R. Lakowicz, Maryland, USA: Springer; 2006.</w:t>
      </w:r>
    </w:p>
    <w:p w:rsidR="00054DA4" w:rsidRPr="00152E69" w:rsidRDefault="00054DA4" w:rsidP="000D63C2">
      <w:pPr>
        <w:pStyle w:val="EndNoteBibliography"/>
        <w:bidi w:val="0"/>
        <w:spacing w:after="0"/>
        <w:ind w:left="720" w:hanging="720"/>
      </w:pPr>
      <w:r w:rsidRPr="00152E69">
        <w:t>42.</w:t>
      </w:r>
      <w:r w:rsidRPr="00152E69">
        <w:tab/>
        <w:t xml:space="preserve">Stedmon C, Seredynska-Sobecka B, Boe-Hansen R, Le Tallec N, Waul C, Arvin E: </w:t>
      </w:r>
      <w:r w:rsidRPr="00152E69">
        <w:rPr>
          <w:b/>
        </w:rPr>
        <w:t>A potential approach for monitoring drinking water quality from groundwater systems using organic matter fluorescence as an early warning for contamination events</w:t>
      </w:r>
      <w:r w:rsidRPr="00152E69">
        <w:t xml:space="preserve">. </w:t>
      </w:r>
      <w:r w:rsidRPr="00152E69">
        <w:rPr>
          <w:i/>
        </w:rPr>
        <w:t xml:space="preserve">Water Res </w:t>
      </w:r>
      <w:r w:rsidRPr="00152E69">
        <w:t xml:space="preserve">2011, </w:t>
      </w:r>
      <w:r w:rsidRPr="00152E69">
        <w:rPr>
          <w:b/>
        </w:rPr>
        <w:t>45</w:t>
      </w:r>
      <w:r w:rsidRPr="00152E69">
        <w:t>(18):6030-6038.</w:t>
      </w:r>
    </w:p>
    <w:p w:rsidR="00054DA4" w:rsidRPr="00152E69" w:rsidRDefault="00054DA4" w:rsidP="000D63C2">
      <w:pPr>
        <w:pStyle w:val="EndNoteBibliography"/>
        <w:bidi w:val="0"/>
        <w:spacing w:after="0"/>
        <w:ind w:left="720" w:hanging="720"/>
      </w:pPr>
      <w:r w:rsidRPr="00152E69">
        <w:t>43.</w:t>
      </w:r>
      <w:r w:rsidRPr="00152E69">
        <w:tab/>
        <w:t xml:space="preserve">Stedmon C, Markager S, Bro R: </w:t>
      </w:r>
      <w:r w:rsidRPr="00152E69">
        <w:rPr>
          <w:b/>
        </w:rPr>
        <w:t>Tracing dissolved organic matter in aquatic environments using a new approach to fluorescence spectroscopy</w:t>
      </w:r>
      <w:r w:rsidRPr="00152E69">
        <w:t xml:space="preserve">. </w:t>
      </w:r>
      <w:r w:rsidRPr="00152E69">
        <w:rPr>
          <w:i/>
        </w:rPr>
        <w:t xml:space="preserve">Mar Chem </w:t>
      </w:r>
      <w:r w:rsidRPr="00152E69">
        <w:t xml:space="preserve">2003, </w:t>
      </w:r>
      <w:r w:rsidRPr="00152E69">
        <w:rPr>
          <w:b/>
        </w:rPr>
        <w:t>82</w:t>
      </w:r>
      <w:r w:rsidRPr="00152E69">
        <w:t>(3-4):239-254.</w:t>
      </w:r>
    </w:p>
    <w:p w:rsidR="00054DA4" w:rsidRPr="00152E69" w:rsidRDefault="00054DA4" w:rsidP="000D63C2">
      <w:pPr>
        <w:pStyle w:val="EndNoteBibliography"/>
        <w:bidi w:val="0"/>
        <w:spacing w:after="0"/>
        <w:ind w:left="720" w:hanging="720"/>
      </w:pPr>
      <w:r w:rsidRPr="00152E69">
        <w:t>44.</w:t>
      </w:r>
      <w:r w:rsidRPr="00152E69">
        <w:tab/>
        <w:t xml:space="preserve">Borisover M, Laor Y, Parparov A, Bukhanovsky N, Lado M: </w:t>
      </w:r>
      <w:r w:rsidRPr="00152E69">
        <w:rPr>
          <w:b/>
        </w:rPr>
        <w:t>Spatial and seasonal patterns of fluorescent organic matter in Lake Kinneret (Sea of Galilee) and its catchment basin</w:t>
      </w:r>
      <w:r w:rsidRPr="00152E69">
        <w:t xml:space="preserve">. </w:t>
      </w:r>
      <w:r w:rsidRPr="00152E69">
        <w:rPr>
          <w:i/>
        </w:rPr>
        <w:t xml:space="preserve">Water Res </w:t>
      </w:r>
      <w:r w:rsidRPr="00152E69">
        <w:t xml:space="preserve">2009, </w:t>
      </w:r>
      <w:r w:rsidRPr="00152E69">
        <w:rPr>
          <w:b/>
        </w:rPr>
        <w:t>43</w:t>
      </w:r>
      <w:r w:rsidRPr="00152E69">
        <w:t>(12):3104-3116.</w:t>
      </w:r>
    </w:p>
    <w:p w:rsidR="00054DA4" w:rsidRPr="00152E69" w:rsidRDefault="00054DA4" w:rsidP="00670560">
      <w:pPr>
        <w:bidi w:val="0"/>
        <w:ind w:left="720" w:hanging="720"/>
        <w:rPr>
          <w:i/>
          <w:noProof/>
        </w:rPr>
      </w:pPr>
      <w:r w:rsidRPr="00152E69">
        <w:t>45.</w:t>
      </w:r>
      <w:r w:rsidRPr="00152E69">
        <w:tab/>
        <w:t xml:space="preserve">Hua B, Dolan F, </w:t>
      </w:r>
      <w:proofErr w:type="spellStart"/>
      <w:r w:rsidRPr="00152E69">
        <w:t>Mcghee</w:t>
      </w:r>
      <w:proofErr w:type="spellEnd"/>
      <w:r w:rsidRPr="00152E69">
        <w:t xml:space="preserve"> C, </w:t>
      </w:r>
      <w:proofErr w:type="gramStart"/>
      <w:r w:rsidRPr="00152E69">
        <w:t>Clevenger</w:t>
      </w:r>
      <w:proofErr w:type="gramEnd"/>
      <w:r w:rsidRPr="00152E69">
        <w:t xml:space="preserve"> T, Deng B: </w:t>
      </w:r>
      <w:r w:rsidR="00670560" w:rsidRPr="00152E69">
        <w:rPr>
          <w:b/>
        </w:rPr>
        <w:t xml:space="preserve">Water-source </w:t>
      </w:r>
      <w:r w:rsidRPr="00152E69">
        <w:rPr>
          <w:b/>
        </w:rPr>
        <w:t>characterization and classification with fluorescence EEM spectroscopy: PARAFAC analysis</w:t>
      </w:r>
      <w:r w:rsidRPr="00152E69">
        <w:t xml:space="preserve">. </w:t>
      </w:r>
      <w:r w:rsidR="000D63C2" w:rsidRPr="00152E69">
        <w:rPr>
          <w:i/>
          <w:noProof/>
        </w:rPr>
        <w:t>Int J Environ Anal Chem</w:t>
      </w:r>
      <w:r w:rsidRPr="00152E69">
        <w:rPr>
          <w:i/>
        </w:rPr>
        <w:t xml:space="preserve"> </w:t>
      </w:r>
      <w:r w:rsidRPr="00152E69">
        <w:t xml:space="preserve">2007, </w:t>
      </w:r>
      <w:r w:rsidRPr="00152E69">
        <w:rPr>
          <w:b/>
        </w:rPr>
        <w:t>87</w:t>
      </w:r>
      <w:r w:rsidRPr="00152E69">
        <w:t>(2):135-147.</w:t>
      </w:r>
    </w:p>
    <w:p w:rsidR="00054DA4" w:rsidRPr="00152E69" w:rsidRDefault="00054DA4" w:rsidP="000D63C2">
      <w:pPr>
        <w:pStyle w:val="EndNoteBibliography"/>
        <w:bidi w:val="0"/>
        <w:spacing w:after="0"/>
        <w:ind w:left="720" w:hanging="720"/>
      </w:pPr>
      <w:r w:rsidRPr="00152E69">
        <w:t>46.</w:t>
      </w:r>
      <w:r w:rsidRPr="00152E69">
        <w:tab/>
        <w:t xml:space="preserve">Gueguen C, Granskog M, McCullough G, Barber D: </w:t>
      </w:r>
      <w:r w:rsidRPr="00152E69">
        <w:rPr>
          <w:b/>
        </w:rPr>
        <w:t>Characterisation of colored dissolved organic matter in Hudson Bay and Hudson Strait using parallel factor analysis</w:t>
      </w:r>
      <w:r w:rsidRPr="00152E69">
        <w:t xml:space="preserve">. </w:t>
      </w:r>
      <w:r w:rsidRPr="00152E69">
        <w:rPr>
          <w:i/>
        </w:rPr>
        <w:t>J Mar Sys</w:t>
      </w:r>
      <w:r w:rsidR="000D63C2" w:rsidRPr="00152E69">
        <w:rPr>
          <w:i/>
        </w:rPr>
        <w:t>t</w:t>
      </w:r>
      <w:r w:rsidRPr="00152E69">
        <w:rPr>
          <w:i/>
        </w:rPr>
        <w:t xml:space="preserve"> </w:t>
      </w:r>
      <w:r w:rsidRPr="00152E69">
        <w:t xml:space="preserve">2011, </w:t>
      </w:r>
      <w:r w:rsidRPr="00152E69">
        <w:rPr>
          <w:b/>
        </w:rPr>
        <w:t>88</w:t>
      </w:r>
      <w:r w:rsidRPr="00152E69">
        <w:t>(3):423-433.</w:t>
      </w:r>
    </w:p>
    <w:p w:rsidR="00054DA4" w:rsidRPr="00152E69" w:rsidRDefault="00054DA4" w:rsidP="00054DA4">
      <w:pPr>
        <w:pStyle w:val="EndNoteBibliography"/>
        <w:bidi w:val="0"/>
        <w:ind w:left="720" w:hanging="720"/>
      </w:pPr>
      <w:r w:rsidRPr="00152E69">
        <w:lastRenderedPageBreak/>
        <w:t>47.</w:t>
      </w:r>
      <w:r w:rsidRPr="00152E69">
        <w:tab/>
        <w:t xml:space="preserve">Simelane KS: </w:t>
      </w:r>
      <w:r w:rsidRPr="00152E69">
        <w:rPr>
          <w:b/>
        </w:rPr>
        <w:t>Application of Fluorescence Spectroscopy for Monitoring Microbial Contamination of Drinking Water</w:t>
      </w:r>
      <w:r w:rsidRPr="00152E69">
        <w:t xml:space="preserve">. </w:t>
      </w:r>
      <w:r w:rsidR="00C4496E" w:rsidRPr="00152E69">
        <w:t>MSc Thesis:</w:t>
      </w:r>
      <w:r w:rsidRPr="00152E69">
        <w:t>Hebrew University of Jerusalem; 2013.</w:t>
      </w:r>
    </w:p>
    <w:p w:rsidR="002721B8" w:rsidRPr="00152E69" w:rsidRDefault="002721B8" w:rsidP="00545484">
      <w:pPr>
        <w:bidi w:val="0"/>
        <w:ind w:left="720" w:hanging="720"/>
        <w:rPr>
          <w:rtl/>
        </w:rPr>
      </w:pPr>
      <w:r w:rsidRPr="00152E69">
        <w:t>48.</w:t>
      </w:r>
      <w:r w:rsidRPr="00152E69">
        <w:tab/>
      </w:r>
      <w:proofErr w:type="spellStart"/>
      <w:r w:rsidRPr="00152E69">
        <w:t>Ignat</w:t>
      </w:r>
      <w:proofErr w:type="spellEnd"/>
      <w:r w:rsidRPr="00152E69">
        <w:t xml:space="preserve"> T, </w:t>
      </w:r>
      <w:proofErr w:type="spellStart"/>
      <w:r w:rsidRPr="00152E69">
        <w:t>Schmilovitch</w:t>
      </w:r>
      <w:proofErr w:type="spellEnd"/>
      <w:r w:rsidRPr="00152E69">
        <w:t xml:space="preserve"> Z, </w:t>
      </w:r>
      <w:proofErr w:type="spellStart"/>
      <w:r w:rsidRPr="00152E69">
        <w:t>Fofoldi</w:t>
      </w:r>
      <w:proofErr w:type="spellEnd"/>
      <w:r w:rsidRPr="00152E69">
        <w:t xml:space="preserve"> J, Steiner B, </w:t>
      </w:r>
      <w:proofErr w:type="spellStart"/>
      <w:r w:rsidRPr="00152E69">
        <w:t>Alkalai-Tuvia</w:t>
      </w:r>
      <w:proofErr w:type="spellEnd"/>
      <w:r w:rsidRPr="00152E69">
        <w:t xml:space="preserve"> S: </w:t>
      </w:r>
      <w:r w:rsidR="00563FA4" w:rsidRPr="00152E69">
        <w:rPr>
          <w:b/>
          <w:bCs/>
        </w:rPr>
        <w:t xml:space="preserve">Non-destructive measurement of ascorbic acid content in bell peppers by VIS-NIR and SWIR spectrometry. </w:t>
      </w:r>
      <w:r w:rsidR="00563FA4" w:rsidRPr="00152E69">
        <w:rPr>
          <w:i/>
          <w:iCs/>
        </w:rPr>
        <w:t xml:space="preserve">Postharvest </w:t>
      </w:r>
      <w:proofErr w:type="spellStart"/>
      <w:r w:rsidR="00563FA4" w:rsidRPr="00152E69">
        <w:rPr>
          <w:i/>
          <w:iCs/>
        </w:rPr>
        <w:t>Biol</w:t>
      </w:r>
      <w:proofErr w:type="spellEnd"/>
      <w:r w:rsidR="00563FA4" w:rsidRPr="00152E69">
        <w:rPr>
          <w:i/>
          <w:iCs/>
        </w:rPr>
        <w:t xml:space="preserve"> </w:t>
      </w:r>
      <w:proofErr w:type="spellStart"/>
      <w:r w:rsidR="00563FA4" w:rsidRPr="00152E69">
        <w:rPr>
          <w:i/>
          <w:iCs/>
        </w:rPr>
        <w:t>Technol</w:t>
      </w:r>
      <w:proofErr w:type="spellEnd"/>
      <w:r w:rsidR="00563FA4" w:rsidRPr="00152E69">
        <w:t xml:space="preserve"> 2012, </w:t>
      </w:r>
      <w:r w:rsidR="00563FA4" w:rsidRPr="00152E69">
        <w:rPr>
          <w:b/>
          <w:bCs/>
        </w:rPr>
        <w:t>74</w:t>
      </w:r>
      <w:r w:rsidR="00563FA4" w:rsidRPr="00152E69">
        <w:t>(10): 91-99.</w:t>
      </w:r>
    </w:p>
    <w:sectPr w:rsidR="002721B8" w:rsidRPr="00152E69" w:rsidSect="00065B9C">
      <w:footerReference w:type="default" r:id="rId1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F3B" w:rsidRDefault="000D5F3B" w:rsidP="00060CC7">
      <w:pPr>
        <w:spacing w:before="0" w:after="0" w:line="240" w:lineRule="auto"/>
      </w:pPr>
      <w:r>
        <w:separator/>
      </w:r>
    </w:p>
  </w:endnote>
  <w:endnote w:type="continuationSeparator" w:id="0">
    <w:p w:rsidR="000D5F3B" w:rsidRDefault="000D5F3B" w:rsidP="00060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273" w:rsidRPr="000E177A" w:rsidRDefault="008E5A1D" w:rsidP="000A5824">
    <w:pPr>
      <w:pStyle w:val="aa"/>
    </w:pPr>
    <w:r w:rsidRPr="000E177A">
      <w:rPr>
        <w:rtl/>
        <w:lang w:eastAsia="he"/>
      </w:rPr>
      <w:fldChar w:fldCharType="begin"/>
    </w:r>
    <w:r w:rsidRPr="000E177A">
      <w:rPr>
        <w:rtl/>
        <w:lang w:eastAsia="he"/>
      </w:rPr>
      <w:instrText xml:space="preserve"> PAGE  \* Arabic  \* MERGEFORMAT </w:instrText>
    </w:r>
    <w:r w:rsidRPr="000E177A">
      <w:rPr>
        <w:rtl/>
        <w:lang w:eastAsia="he"/>
      </w:rPr>
      <w:fldChar w:fldCharType="separate"/>
    </w:r>
    <w:r w:rsidR="00E6704E">
      <w:rPr>
        <w:noProof/>
        <w:rtl/>
        <w:lang w:eastAsia="he"/>
      </w:rPr>
      <w:t>21</w:t>
    </w:r>
    <w:r w:rsidRPr="000E177A">
      <w:rPr>
        <w:rtl/>
        <w:lang w:eastAsia="h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F3B" w:rsidRDefault="000D5F3B" w:rsidP="00060CC7">
      <w:pPr>
        <w:spacing w:before="0" w:after="0" w:line="240" w:lineRule="auto"/>
      </w:pPr>
      <w:r>
        <w:separator/>
      </w:r>
    </w:p>
  </w:footnote>
  <w:footnote w:type="continuationSeparator" w:id="0">
    <w:p w:rsidR="000D5F3B" w:rsidRDefault="000D5F3B" w:rsidP="00060CC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a"/>
      <w:lvlText w:val="%1."/>
      <w:lvlJc w:val="left"/>
      <w:pPr>
        <w:tabs>
          <w:tab w:val="num" w:pos="360"/>
        </w:tabs>
        <w:ind w:left="360" w:hanging="360"/>
      </w:pPr>
    </w:lvl>
  </w:abstractNum>
  <w:abstractNum w:abstractNumId="9">
    <w:nsid w:val="FFFFFF89"/>
    <w:multiLevelType w:val="singleLevel"/>
    <w:tmpl w:val="BAA6FCB4"/>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B143775"/>
    <w:multiLevelType w:val="hybridMultilevel"/>
    <w:tmpl w:val="21ECE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ECE2D3D"/>
    <w:multiLevelType w:val="hybridMultilevel"/>
    <w:tmpl w:val="7B5E51E4"/>
    <w:lvl w:ilvl="0" w:tplc="251C0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875ECC"/>
    <w:multiLevelType w:val="hybridMultilevel"/>
    <w:tmpl w:val="5E148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1754DFF"/>
    <w:multiLevelType w:val="hybridMultilevel"/>
    <w:tmpl w:val="7E60A12E"/>
    <w:lvl w:ilvl="0" w:tplc="10EEBB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A91A42"/>
    <w:multiLevelType w:val="hybridMultilevel"/>
    <w:tmpl w:val="89E6BA76"/>
    <w:lvl w:ilvl="0" w:tplc="5FC0AB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E17728"/>
    <w:multiLevelType w:val="hybridMultilevel"/>
    <w:tmpl w:val="27FEC184"/>
    <w:lvl w:ilvl="0" w:tplc="5FC0ABAC">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5538B7"/>
    <w:multiLevelType w:val="hybridMultilevel"/>
    <w:tmpl w:val="127C7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D656D50"/>
    <w:multiLevelType w:val="hybridMultilevel"/>
    <w:tmpl w:val="4DF89A5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8"/>
  </w:num>
  <w:num w:numId="3">
    <w:abstractNumId w:val="15"/>
  </w:num>
  <w:num w:numId="4">
    <w:abstractNumId w:val="10"/>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7"/>
  </w:num>
  <w:num w:numId="15">
    <w:abstractNumId w:val="18"/>
  </w:num>
  <w:num w:numId="16">
    <w:abstractNumId w:val="11"/>
  </w:num>
  <w:num w:numId="17">
    <w:abstractNumId w:val="14"/>
  </w:num>
  <w:num w:numId="18">
    <w:abstractNumId w:val="20"/>
  </w:num>
  <w:num w:numId="19">
    <w:abstractNumId w:val="16"/>
  </w:num>
  <w:num w:numId="20">
    <w:abstractNumId w:val="13"/>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עטרה בקל">
    <w15:presenceInfo w15:providerId="Windows Live" w15:userId="9264c72d5e2943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hideSpellingErrors/>
  <w:hideGrammaticalErrors/>
  <w:activeWritingStyle w:appName="MSWord" w:lang="ar-SA"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054DA4"/>
    <w:rsid w:val="0000219D"/>
    <w:rsid w:val="00002E39"/>
    <w:rsid w:val="0001088E"/>
    <w:rsid w:val="00026D62"/>
    <w:rsid w:val="000404B6"/>
    <w:rsid w:val="00044B10"/>
    <w:rsid w:val="00054DA4"/>
    <w:rsid w:val="00055749"/>
    <w:rsid w:val="00055EA4"/>
    <w:rsid w:val="00060CC7"/>
    <w:rsid w:val="00083E76"/>
    <w:rsid w:val="000908B0"/>
    <w:rsid w:val="00094136"/>
    <w:rsid w:val="000D5F3B"/>
    <w:rsid w:val="000D63C2"/>
    <w:rsid w:val="00103251"/>
    <w:rsid w:val="00111B56"/>
    <w:rsid w:val="00122098"/>
    <w:rsid w:val="00122C6F"/>
    <w:rsid w:val="00152E69"/>
    <w:rsid w:val="001B22BE"/>
    <w:rsid w:val="001F6763"/>
    <w:rsid w:val="002254E2"/>
    <w:rsid w:val="00251B9D"/>
    <w:rsid w:val="00261741"/>
    <w:rsid w:val="00266F97"/>
    <w:rsid w:val="002721B8"/>
    <w:rsid w:val="002B4F39"/>
    <w:rsid w:val="002C522E"/>
    <w:rsid w:val="002E3CAB"/>
    <w:rsid w:val="00301127"/>
    <w:rsid w:val="00327871"/>
    <w:rsid w:val="003459E4"/>
    <w:rsid w:val="00373C42"/>
    <w:rsid w:val="0038532F"/>
    <w:rsid w:val="003C693B"/>
    <w:rsid w:val="003C73F1"/>
    <w:rsid w:val="003E076A"/>
    <w:rsid w:val="004011F5"/>
    <w:rsid w:val="004019F5"/>
    <w:rsid w:val="004220B1"/>
    <w:rsid w:val="00444652"/>
    <w:rsid w:val="00480B91"/>
    <w:rsid w:val="00492E19"/>
    <w:rsid w:val="004E5FC9"/>
    <w:rsid w:val="00545484"/>
    <w:rsid w:val="005518EE"/>
    <w:rsid w:val="00563FA4"/>
    <w:rsid w:val="00580A50"/>
    <w:rsid w:val="00581F12"/>
    <w:rsid w:val="00583E89"/>
    <w:rsid w:val="005965B0"/>
    <w:rsid w:val="005B736F"/>
    <w:rsid w:val="005E0690"/>
    <w:rsid w:val="005F359E"/>
    <w:rsid w:val="00625D8E"/>
    <w:rsid w:val="00670560"/>
    <w:rsid w:val="00672D35"/>
    <w:rsid w:val="006F038D"/>
    <w:rsid w:val="007331D1"/>
    <w:rsid w:val="00746EE5"/>
    <w:rsid w:val="00751CA8"/>
    <w:rsid w:val="007957B9"/>
    <w:rsid w:val="007A4C0A"/>
    <w:rsid w:val="007C3A62"/>
    <w:rsid w:val="007E3BBD"/>
    <w:rsid w:val="007E3CB9"/>
    <w:rsid w:val="00807032"/>
    <w:rsid w:val="008510BD"/>
    <w:rsid w:val="00864496"/>
    <w:rsid w:val="00866DCB"/>
    <w:rsid w:val="008911B7"/>
    <w:rsid w:val="008951A5"/>
    <w:rsid w:val="008C4A2C"/>
    <w:rsid w:val="008E5A1D"/>
    <w:rsid w:val="00936F01"/>
    <w:rsid w:val="00945242"/>
    <w:rsid w:val="009511CC"/>
    <w:rsid w:val="00963F4D"/>
    <w:rsid w:val="00967313"/>
    <w:rsid w:val="009729D8"/>
    <w:rsid w:val="00972A7A"/>
    <w:rsid w:val="009910C5"/>
    <w:rsid w:val="009A33B0"/>
    <w:rsid w:val="009C33A4"/>
    <w:rsid w:val="009E7EEC"/>
    <w:rsid w:val="009F5AFA"/>
    <w:rsid w:val="00A2414D"/>
    <w:rsid w:val="00A439A2"/>
    <w:rsid w:val="00A66347"/>
    <w:rsid w:val="00A764E8"/>
    <w:rsid w:val="00AB631A"/>
    <w:rsid w:val="00AF2D4C"/>
    <w:rsid w:val="00B20E3E"/>
    <w:rsid w:val="00B454C6"/>
    <w:rsid w:val="00B637D6"/>
    <w:rsid w:val="00B6557B"/>
    <w:rsid w:val="00B666AE"/>
    <w:rsid w:val="00BB0105"/>
    <w:rsid w:val="00BE70C6"/>
    <w:rsid w:val="00C1648E"/>
    <w:rsid w:val="00C2205D"/>
    <w:rsid w:val="00C42BA7"/>
    <w:rsid w:val="00C4496E"/>
    <w:rsid w:val="00C4548E"/>
    <w:rsid w:val="00C51CF2"/>
    <w:rsid w:val="00CB4B5B"/>
    <w:rsid w:val="00CC4D0F"/>
    <w:rsid w:val="00CC648D"/>
    <w:rsid w:val="00CF268E"/>
    <w:rsid w:val="00D11E1D"/>
    <w:rsid w:val="00D76A22"/>
    <w:rsid w:val="00D76C6C"/>
    <w:rsid w:val="00D85840"/>
    <w:rsid w:val="00DA44E2"/>
    <w:rsid w:val="00DB20DD"/>
    <w:rsid w:val="00E04A1F"/>
    <w:rsid w:val="00E24BEE"/>
    <w:rsid w:val="00E439FE"/>
    <w:rsid w:val="00E46E3D"/>
    <w:rsid w:val="00E55D6B"/>
    <w:rsid w:val="00E6545B"/>
    <w:rsid w:val="00E6704E"/>
    <w:rsid w:val="00EA7359"/>
    <w:rsid w:val="00EE4793"/>
    <w:rsid w:val="00EF5637"/>
    <w:rsid w:val="00F109E3"/>
    <w:rsid w:val="00F328B3"/>
    <w:rsid w:val="00FA016D"/>
    <w:rsid w:val="00FB2D4F"/>
    <w:rsid w:val="00FC410F"/>
    <w:rsid w:val="00FE75C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44F755-66C6-4F7B-AEDE-97CFE92F4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54DA4"/>
    <w:pPr>
      <w:bidi/>
      <w:spacing w:before="120" w:after="200" w:line="360" w:lineRule="auto"/>
    </w:pPr>
    <w:rPr>
      <w:rFonts w:ascii="David" w:hAnsi="David" w:cs="David"/>
      <w:color w:val="595959" w:themeColor="text1" w:themeTint="A6"/>
      <w:sz w:val="24"/>
      <w:szCs w:val="24"/>
      <w:lang w:val="en-US" w:eastAsia="he-IL"/>
    </w:rPr>
  </w:style>
  <w:style w:type="paragraph" w:styleId="1">
    <w:name w:val="heading 1"/>
    <w:basedOn w:val="a0"/>
    <w:next w:val="a0"/>
    <w:link w:val="10"/>
    <w:uiPriority w:val="9"/>
    <w:qFormat/>
    <w:rsid w:val="00054DA4"/>
    <w:pPr>
      <w:keepNext/>
      <w:keepLines/>
      <w:spacing w:before="600" w:after="60"/>
      <w:contextualSpacing/>
      <w:outlineLvl w:val="0"/>
    </w:pPr>
    <w:rPr>
      <w:rFonts w:eastAsiaTheme="majorEastAsia"/>
      <w:b/>
      <w:bCs/>
      <w:color w:val="auto"/>
      <w:sz w:val="40"/>
      <w:szCs w:val="32"/>
      <w:u w:val="single"/>
    </w:rPr>
  </w:style>
  <w:style w:type="paragraph" w:styleId="2">
    <w:name w:val="heading 2"/>
    <w:basedOn w:val="a0"/>
    <w:next w:val="a0"/>
    <w:link w:val="20"/>
    <w:uiPriority w:val="9"/>
    <w:unhideWhenUsed/>
    <w:qFormat/>
    <w:rsid w:val="00054DA4"/>
    <w:pPr>
      <w:keepNext/>
      <w:keepLines/>
      <w:spacing w:before="240" w:after="0"/>
      <w:contextualSpacing/>
      <w:outlineLvl w:val="1"/>
    </w:pPr>
    <w:rPr>
      <w:rFonts w:eastAsiaTheme="majorEastAsia"/>
      <w:caps/>
      <w:color w:val="auto"/>
      <w:sz w:val="28"/>
      <w:szCs w:val="28"/>
      <w:u w:val="single"/>
    </w:rPr>
  </w:style>
  <w:style w:type="paragraph" w:styleId="3">
    <w:name w:val="heading 3"/>
    <w:basedOn w:val="a0"/>
    <w:next w:val="a0"/>
    <w:link w:val="30"/>
    <w:uiPriority w:val="9"/>
    <w:unhideWhenUsed/>
    <w:qFormat/>
    <w:rsid w:val="00054DA4"/>
    <w:pPr>
      <w:outlineLvl w:val="2"/>
    </w:pPr>
    <w:rPr>
      <w:u w:val="single"/>
    </w:rPr>
  </w:style>
  <w:style w:type="paragraph" w:styleId="4">
    <w:name w:val="heading 4"/>
    <w:basedOn w:val="3"/>
    <w:next w:val="a0"/>
    <w:link w:val="40"/>
    <w:uiPriority w:val="9"/>
    <w:unhideWhenUsed/>
    <w:qFormat/>
    <w:rsid w:val="00054DA4"/>
    <w:pPr>
      <w:outlineLvl w:val="3"/>
    </w:pPr>
  </w:style>
  <w:style w:type="paragraph" w:styleId="5">
    <w:name w:val="heading 5"/>
    <w:basedOn w:val="4"/>
    <w:next w:val="a0"/>
    <w:link w:val="50"/>
    <w:uiPriority w:val="9"/>
    <w:unhideWhenUsed/>
    <w:qFormat/>
    <w:rsid w:val="00054DA4"/>
    <w:pPr>
      <w:outlineLvl w:val="4"/>
    </w:pPr>
  </w:style>
  <w:style w:type="paragraph" w:styleId="6">
    <w:name w:val="heading 6"/>
    <w:basedOn w:val="a0"/>
    <w:next w:val="a0"/>
    <w:link w:val="60"/>
    <w:uiPriority w:val="9"/>
    <w:semiHidden/>
    <w:unhideWhenUsed/>
    <w:qFormat/>
    <w:rsid w:val="00054DA4"/>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054D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054DA4"/>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054DA4"/>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054DA4"/>
    <w:rPr>
      <w:rFonts w:ascii="David" w:eastAsiaTheme="majorEastAsia" w:hAnsi="David" w:cs="David"/>
      <w:b/>
      <w:bCs/>
      <w:sz w:val="40"/>
      <w:szCs w:val="32"/>
      <w:u w:val="single"/>
      <w:lang w:val="en-US" w:eastAsia="he-IL"/>
    </w:rPr>
  </w:style>
  <w:style w:type="character" w:customStyle="1" w:styleId="20">
    <w:name w:val="כותרת 2 תו"/>
    <w:basedOn w:val="a1"/>
    <w:link w:val="2"/>
    <w:uiPriority w:val="9"/>
    <w:rsid w:val="00054DA4"/>
    <w:rPr>
      <w:rFonts w:ascii="David" w:eastAsiaTheme="majorEastAsia" w:hAnsi="David" w:cs="David"/>
      <w:caps/>
      <w:sz w:val="28"/>
      <w:szCs w:val="28"/>
      <w:u w:val="single"/>
      <w:lang w:val="en-US" w:eastAsia="he-IL"/>
    </w:rPr>
  </w:style>
  <w:style w:type="character" w:customStyle="1" w:styleId="30">
    <w:name w:val="כותרת 3 תו"/>
    <w:basedOn w:val="a1"/>
    <w:link w:val="3"/>
    <w:uiPriority w:val="9"/>
    <w:rsid w:val="00054DA4"/>
    <w:rPr>
      <w:rFonts w:ascii="David" w:hAnsi="David" w:cs="David"/>
      <w:color w:val="595959" w:themeColor="text1" w:themeTint="A6"/>
      <w:sz w:val="24"/>
      <w:szCs w:val="24"/>
      <w:u w:val="single"/>
      <w:lang w:val="en-US" w:eastAsia="he-IL"/>
    </w:rPr>
  </w:style>
  <w:style w:type="character" w:customStyle="1" w:styleId="40">
    <w:name w:val="כותרת 4 תו"/>
    <w:basedOn w:val="a1"/>
    <w:link w:val="4"/>
    <w:uiPriority w:val="9"/>
    <w:rsid w:val="00054DA4"/>
    <w:rPr>
      <w:rFonts w:ascii="David" w:hAnsi="David" w:cs="David"/>
      <w:color w:val="595959" w:themeColor="text1" w:themeTint="A6"/>
      <w:sz w:val="24"/>
      <w:szCs w:val="24"/>
      <w:u w:val="single"/>
      <w:lang w:val="en-US" w:eastAsia="he-IL"/>
    </w:rPr>
  </w:style>
  <w:style w:type="character" w:customStyle="1" w:styleId="50">
    <w:name w:val="כותרת 5 תו"/>
    <w:basedOn w:val="a1"/>
    <w:link w:val="5"/>
    <w:uiPriority w:val="9"/>
    <w:rsid w:val="00054DA4"/>
    <w:rPr>
      <w:rFonts w:ascii="David" w:hAnsi="David" w:cs="David"/>
      <w:color w:val="595959" w:themeColor="text1" w:themeTint="A6"/>
      <w:sz w:val="24"/>
      <w:szCs w:val="24"/>
      <w:u w:val="single"/>
      <w:lang w:val="en-US" w:eastAsia="he-IL"/>
    </w:rPr>
  </w:style>
  <w:style w:type="character" w:customStyle="1" w:styleId="60">
    <w:name w:val="כותרת 6 תו"/>
    <w:basedOn w:val="a1"/>
    <w:link w:val="6"/>
    <w:uiPriority w:val="9"/>
    <w:semiHidden/>
    <w:rsid w:val="00054DA4"/>
    <w:rPr>
      <w:rFonts w:asciiTheme="majorHAnsi" w:eastAsiaTheme="majorEastAsia" w:hAnsiTheme="majorHAnsi" w:cstheme="majorBidi"/>
      <w:color w:val="1F4D78" w:themeColor="accent1" w:themeShade="7F"/>
      <w:sz w:val="24"/>
      <w:szCs w:val="24"/>
      <w:lang w:val="en-US" w:eastAsia="he-IL"/>
    </w:rPr>
  </w:style>
  <w:style w:type="character" w:customStyle="1" w:styleId="70">
    <w:name w:val="כותרת 7 תו"/>
    <w:basedOn w:val="a1"/>
    <w:link w:val="7"/>
    <w:uiPriority w:val="9"/>
    <w:semiHidden/>
    <w:rsid w:val="00054DA4"/>
    <w:rPr>
      <w:rFonts w:asciiTheme="majorHAnsi" w:eastAsiaTheme="majorEastAsia" w:hAnsiTheme="majorHAnsi" w:cstheme="majorBidi"/>
      <w:i/>
      <w:iCs/>
      <w:color w:val="1F4D78" w:themeColor="accent1" w:themeShade="7F"/>
      <w:sz w:val="24"/>
      <w:szCs w:val="24"/>
      <w:lang w:val="en-US" w:eastAsia="he-IL"/>
    </w:rPr>
  </w:style>
  <w:style w:type="character" w:customStyle="1" w:styleId="80">
    <w:name w:val="כותרת 8 תו"/>
    <w:basedOn w:val="a1"/>
    <w:link w:val="8"/>
    <w:uiPriority w:val="9"/>
    <w:semiHidden/>
    <w:rsid w:val="00054DA4"/>
    <w:rPr>
      <w:rFonts w:asciiTheme="majorHAnsi" w:eastAsiaTheme="majorEastAsia" w:hAnsiTheme="majorHAnsi" w:cstheme="majorBidi"/>
      <w:color w:val="272727" w:themeColor="text1" w:themeTint="D8"/>
      <w:sz w:val="24"/>
      <w:szCs w:val="21"/>
      <w:lang w:val="en-US" w:eastAsia="he-IL"/>
    </w:rPr>
  </w:style>
  <w:style w:type="character" w:customStyle="1" w:styleId="90">
    <w:name w:val="כותרת 9 תו"/>
    <w:basedOn w:val="a1"/>
    <w:link w:val="9"/>
    <w:uiPriority w:val="9"/>
    <w:semiHidden/>
    <w:rsid w:val="00054DA4"/>
    <w:rPr>
      <w:rFonts w:asciiTheme="majorHAnsi" w:eastAsiaTheme="majorEastAsia" w:hAnsiTheme="majorHAnsi" w:cstheme="majorBidi"/>
      <w:i/>
      <w:iCs/>
      <w:color w:val="272727" w:themeColor="text1" w:themeTint="D8"/>
      <w:sz w:val="24"/>
      <w:szCs w:val="21"/>
      <w:lang w:val="en-US" w:eastAsia="he-IL"/>
    </w:rPr>
  </w:style>
  <w:style w:type="paragraph" w:customStyle="1" w:styleId="a4">
    <w:name w:val="פרטי קשר"/>
    <w:basedOn w:val="a0"/>
    <w:uiPriority w:val="4"/>
    <w:qFormat/>
    <w:rsid w:val="00054DA4"/>
    <w:pPr>
      <w:spacing w:before="0" w:after="0"/>
      <w:jc w:val="center"/>
    </w:pPr>
  </w:style>
  <w:style w:type="paragraph" w:styleId="a5">
    <w:name w:val="List Bullet"/>
    <w:basedOn w:val="a0"/>
    <w:uiPriority w:val="10"/>
    <w:unhideWhenUsed/>
    <w:qFormat/>
    <w:rsid w:val="00054DA4"/>
    <w:pPr>
      <w:ind w:left="720" w:hanging="360"/>
    </w:pPr>
  </w:style>
  <w:style w:type="paragraph" w:styleId="a6">
    <w:name w:val="Title"/>
    <w:basedOn w:val="a0"/>
    <w:link w:val="a7"/>
    <w:uiPriority w:val="2"/>
    <w:unhideWhenUsed/>
    <w:qFormat/>
    <w:rsid w:val="00054DA4"/>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a7">
    <w:name w:val="כותרת טקסט תו"/>
    <w:basedOn w:val="a1"/>
    <w:link w:val="a6"/>
    <w:uiPriority w:val="2"/>
    <w:rsid w:val="00054DA4"/>
    <w:rPr>
      <w:rFonts w:asciiTheme="majorHAnsi" w:eastAsiaTheme="majorEastAsia" w:hAnsiTheme="majorHAnsi" w:cstheme="majorBidi"/>
      <w:color w:val="2E74B5" w:themeColor="accent1" w:themeShade="BF"/>
      <w:kern w:val="28"/>
      <w:sz w:val="60"/>
      <w:szCs w:val="24"/>
      <w:lang w:val="en-US" w:eastAsia="he-IL"/>
    </w:rPr>
  </w:style>
  <w:style w:type="paragraph" w:styleId="a8">
    <w:name w:val="Subtitle"/>
    <w:basedOn w:val="a0"/>
    <w:link w:val="a9"/>
    <w:uiPriority w:val="3"/>
    <w:unhideWhenUsed/>
    <w:qFormat/>
    <w:rsid w:val="00054DA4"/>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כותרת משנה תו"/>
    <w:basedOn w:val="a1"/>
    <w:link w:val="a8"/>
    <w:uiPriority w:val="3"/>
    <w:rsid w:val="00054DA4"/>
    <w:rPr>
      <w:rFonts w:asciiTheme="majorHAnsi" w:eastAsiaTheme="majorEastAsia" w:hAnsiTheme="majorHAnsi" w:cstheme="majorBidi"/>
      <w:caps/>
      <w:color w:val="595959" w:themeColor="text1" w:themeTint="A6"/>
      <w:sz w:val="26"/>
      <w:szCs w:val="24"/>
      <w:lang w:val="en-US" w:eastAsia="he-IL"/>
    </w:rPr>
  </w:style>
  <w:style w:type="paragraph" w:styleId="aa">
    <w:name w:val="footer"/>
    <w:basedOn w:val="a0"/>
    <w:link w:val="ab"/>
    <w:uiPriority w:val="99"/>
    <w:unhideWhenUsed/>
    <w:rsid w:val="00054DA4"/>
    <w:pPr>
      <w:spacing w:before="0" w:after="0" w:line="240" w:lineRule="auto"/>
      <w:jc w:val="right"/>
    </w:pPr>
    <w:rPr>
      <w:caps/>
    </w:rPr>
  </w:style>
  <w:style w:type="character" w:customStyle="1" w:styleId="ab">
    <w:name w:val="כותרת תחתונה תו"/>
    <w:basedOn w:val="a1"/>
    <w:link w:val="aa"/>
    <w:uiPriority w:val="99"/>
    <w:rsid w:val="00054DA4"/>
    <w:rPr>
      <w:rFonts w:ascii="David" w:hAnsi="David" w:cs="David"/>
      <w:caps/>
      <w:color w:val="595959" w:themeColor="text1" w:themeTint="A6"/>
      <w:sz w:val="24"/>
      <w:szCs w:val="24"/>
      <w:lang w:val="en-US" w:eastAsia="he-IL"/>
    </w:rPr>
  </w:style>
  <w:style w:type="paragraph" w:customStyle="1" w:styleId="ac">
    <w:name w:val="תמונה"/>
    <w:basedOn w:val="a0"/>
    <w:uiPriority w:val="1"/>
    <w:qFormat/>
    <w:rsid w:val="00054DA4"/>
    <w:pPr>
      <w:spacing w:before="0" w:after="0" w:line="240" w:lineRule="auto"/>
      <w:jc w:val="center"/>
    </w:pPr>
  </w:style>
  <w:style w:type="paragraph" w:styleId="ad">
    <w:name w:val="header"/>
    <w:basedOn w:val="a0"/>
    <w:link w:val="ae"/>
    <w:uiPriority w:val="99"/>
    <w:unhideWhenUsed/>
    <w:rsid w:val="00054DA4"/>
    <w:pPr>
      <w:spacing w:before="0" w:after="0" w:line="240" w:lineRule="auto"/>
    </w:pPr>
  </w:style>
  <w:style w:type="character" w:customStyle="1" w:styleId="ae">
    <w:name w:val="כותרת עליונה תו"/>
    <w:basedOn w:val="a1"/>
    <w:link w:val="ad"/>
    <w:uiPriority w:val="99"/>
    <w:rsid w:val="00054DA4"/>
    <w:rPr>
      <w:rFonts w:ascii="David" w:hAnsi="David" w:cs="David"/>
      <w:color w:val="595959" w:themeColor="text1" w:themeTint="A6"/>
      <w:sz w:val="24"/>
      <w:szCs w:val="24"/>
      <w:lang w:val="en-US" w:eastAsia="he-IL"/>
    </w:rPr>
  </w:style>
  <w:style w:type="paragraph" w:styleId="a">
    <w:name w:val="List Number"/>
    <w:basedOn w:val="a0"/>
    <w:uiPriority w:val="11"/>
    <w:unhideWhenUsed/>
    <w:qFormat/>
    <w:rsid w:val="00054DA4"/>
    <w:pPr>
      <w:numPr>
        <w:numId w:val="2"/>
      </w:numPr>
      <w:contextualSpacing/>
    </w:pPr>
  </w:style>
  <w:style w:type="character" w:styleId="af">
    <w:name w:val="Intense Emphasis"/>
    <w:basedOn w:val="a1"/>
    <w:uiPriority w:val="21"/>
    <w:unhideWhenUsed/>
    <w:qFormat/>
    <w:rsid w:val="00054DA4"/>
    <w:rPr>
      <w:i/>
      <w:iCs/>
      <w:color w:val="2E74B5" w:themeColor="accent1" w:themeShade="BF"/>
    </w:rPr>
  </w:style>
  <w:style w:type="paragraph" w:styleId="af0">
    <w:name w:val="Intense Quote"/>
    <w:basedOn w:val="a0"/>
    <w:next w:val="a0"/>
    <w:link w:val="af1"/>
    <w:uiPriority w:val="30"/>
    <w:unhideWhenUsed/>
    <w:qFormat/>
    <w:rsid w:val="00054DA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f1">
    <w:name w:val="ציטוט חזק תו"/>
    <w:basedOn w:val="a1"/>
    <w:link w:val="af0"/>
    <w:uiPriority w:val="30"/>
    <w:rsid w:val="00054DA4"/>
    <w:rPr>
      <w:rFonts w:ascii="David" w:hAnsi="David" w:cs="David"/>
      <w:i/>
      <w:iCs/>
      <w:color w:val="2E74B5" w:themeColor="accent1" w:themeShade="BF"/>
      <w:sz w:val="24"/>
      <w:szCs w:val="24"/>
      <w:lang w:val="en-US" w:eastAsia="he-IL"/>
    </w:rPr>
  </w:style>
  <w:style w:type="character" w:styleId="af2">
    <w:name w:val="Intense Reference"/>
    <w:basedOn w:val="a1"/>
    <w:uiPriority w:val="32"/>
    <w:unhideWhenUsed/>
    <w:qFormat/>
    <w:rsid w:val="00054DA4"/>
    <w:rPr>
      <w:b/>
      <w:bCs/>
      <w:caps w:val="0"/>
      <w:smallCaps/>
      <w:color w:val="2E74B5" w:themeColor="accent1" w:themeShade="BF"/>
      <w:spacing w:val="5"/>
    </w:rPr>
  </w:style>
  <w:style w:type="paragraph" w:styleId="af3">
    <w:name w:val="caption"/>
    <w:basedOn w:val="a0"/>
    <w:next w:val="a0"/>
    <w:uiPriority w:val="35"/>
    <w:unhideWhenUsed/>
    <w:qFormat/>
    <w:rsid w:val="00054DA4"/>
    <w:pPr>
      <w:spacing w:before="0" w:line="240" w:lineRule="auto"/>
    </w:pPr>
    <w:rPr>
      <w:i/>
      <w:iCs/>
      <w:color w:val="44546A" w:themeColor="text2"/>
      <w:szCs w:val="18"/>
    </w:rPr>
  </w:style>
  <w:style w:type="paragraph" w:styleId="af4">
    <w:name w:val="Balloon Text"/>
    <w:basedOn w:val="a0"/>
    <w:link w:val="af5"/>
    <w:uiPriority w:val="99"/>
    <w:semiHidden/>
    <w:unhideWhenUsed/>
    <w:rsid w:val="00054DA4"/>
    <w:pPr>
      <w:spacing w:before="0" w:after="0" w:line="240" w:lineRule="auto"/>
    </w:pPr>
    <w:rPr>
      <w:rFonts w:ascii="Segoe UI" w:hAnsi="Segoe UI" w:cs="Segoe UI"/>
      <w:szCs w:val="18"/>
    </w:rPr>
  </w:style>
  <w:style w:type="character" w:customStyle="1" w:styleId="af5">
    <w:name w:val="טקסט בלונים תו"/>
    <w:basedOn w:val="a1"/>
    <w:link w:val="af4"/>
    <w:uiPriority w:val="99"/>
    <w:semiHidden/>
    <w:rsid w:val="00054DA4"/>
    <w:rPr>
      <w:rFonts w:ascii="Segoe UI" w:hAnsi="Segoe UI" w:cs="Segoe UI"/>
      <w:color w:val="595959" w:themeColor="text1" w:themeTint="A6"/>
      <w:sz w:val="24"/>
      <w:szCs w:val="18"/>
      <w:lang w:val="en-US" w:eastAsia="he-IL"/>
    </w:rPr>
  </w:style>
  <w:style w:type="paragraph" w:styleId="af6">
    <w:name w:val="Block Text"/>
    <w:basedOn w:val="a0"/>
    <w:uiPriority w:val="99"/>
    <w:semiHidden/>
    <w:unhideWhenUsed/>
    <w:rsid w:val="00054DA4"/>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paragraph" w:styleId="31">
    <w:name w:val="Body Text 3"/>
    <w:basedOn w:val="a0"/>
    <w:link w:val="32"/>
    <w:uiPriority w:val="99"/>
    <w:semiHidden/>
    <w:unhideWhenUsed/>
    <w:rsid w:val="00054DA4"/>
    <w:pPr>
      <w:spacing w:after="120"/>
    </w:pPr>
    <w:rPr>
      <w:szCs w:val="16"/>
    </w:rPr>
  </w:style>
  <w:style w:type="character" w:customStyle="1" w:styleId="32">
    <w:name w:val="גוף טקסט 3 תו"/>
    <w:basedOn w:val="a1"/>
    <w:link w:val="31"/>
    <w:uiPriority w:val="99"/>
    <w:semiHidden/>
    <w:rsid w:val="00054DA4"/>
    <w:rPr>
      <w:rFonts w:ascii="David" w:hAnsi="David" w:cs="David"/>
      <w:color w:val="595959" w:themeColor="text1" w:themeTint="A6"/>
      <w:sz w:val="24"/>
      <w:szCs w:val="16"/>
      <w:lang w:val="en-US" w:eastAsia="he-IL"/>
    </w:rPr>
  </w:style>
  <w:style w:type="paragraph" w:styleId="33">
    <w:name w:val="Body Text Indent 3"/>
    <w:basedOn w:val="a0"/>
    <w:link w:val="34"/>
    <w:uiPriority w:val="99"/>
    <w:semiHidden/>
    <w:unhideWhenUsed/>
    <w:rsid w:val="00054DA4"/>
    <w:pPr>
      <w:spacing w:after="120"/>
      <w:ind w:left="360"/>
    </w:pPr>
    <w:rPr>
      <w:szCs w:val="16"/>
    </w:rPr>
  </w:style>
  <w:style w:type="character" w:customStyle="1" w:styleId="34">
    <w:name w:val="כניסה בגוף טקסט 3 תו"/>
    <w:basedOn w:val="a1"/>
    <w:link w:val="33"/>
    <w:uiPriority w:val="99"/>
    <w:semiHidden/>
    <w:rsid w:val="00054DA4"/>
    <w:rPr>
      <w:rFonts w:ascii="David" w:hAnsi="David" w:cs="David"/>
      <w:color w:val="595959" w:themeColor="text1" w:themeTint="A6"/>
      <w:sz w:val="24"/>
      <w:szCs w:val="16"/>
      <w:lang w:val="en-US" w:eastAsia="he-IL"/>
    </w:rPr>
  </w:style>
  <w:style w:type="character" w:styleId="af7">
    <w:name w:val="annotation reference"/>
    <w:basedOn w:val="a1"/>
    <w:uiPriority w:val="99"/>
    <w:semiHidden/>
    <w:unhideWhenUsed/>
    <w:rsid w:val="00054DA4"/>
    <w:rPr>
      <w:sz w:val="22"/>
      <w:szCs w:val="16"/>
    </w:rPr>
  </w:style>
  <w:style w:type="paragraph" w:styleId="af8">
    <w:name w:val="annotation text"/>
    <w:basedOn w:val="a0"/>
    <w:link w:val="af9"/>
    <w:uiPriority w:val="99"/>
    <w:semiHidden/>
    <w:unhideWhenUsed/>
    <w:rsid w:val="00054DA4"/>
    <w:pPr>
      <w:spacing w:line="240" w:lineRule="auto"/>
    </w:pPr>
    <w:rPr>
      <w:szCs w:val="20"/>
    </w:rPr>
  </w:style>
  <w:style w:type="character" w:customStyle="1" w:styleId="af9">
    <w:name w:val="טקסט הערה תו"/>
    <w:basedOn w:val="a1"/>
    <w:link w:val="af8"/>
    <w:uiPriority w:val="99"/>
    <w:semiHidden/>
    <w:rsid w:val="00054DA4"/>
    <w:rPr>
      <w:rFonts w:ascii="David" w:hAnsi="David" w:cs="David"/>
      <w:color w:val="595959" w:themeColor="text1" w:themeTint="A6"/>
      <w:sz w:val="24"/>
      <w:szCs w:val="20"/>
      <w:lang w:val="en-US" w:eastAsia="he-IL"/>
    </w:rPr>
  </w:style>
  <w:style w:type="paragraph" w:styleId="afa">
    <w:name w:val="annotation subject"/>
    <w:basedOn w:val="af8"/>
    <w:next w:val="af8"/>
    <w:link w:val="afb"/>
    <w:uiPriority w:val="99"/>
    <w:semiHidden/>
    <w:unhideWhenUsed/>
    <w:rsid w:val="00054DA4"/>
    <w:rPr>
      <w:b/>
      <w:bCs/>
    </w:rPr>
  </w:style>
  <w:style w:type="character" w:customStyle="1" w:styleId="afb">
    <w:name w:val="נושא הערה תו"/>
    <w:basedOn w:val="af9"/>
    <w:link w:val="afa"/>
    <w:uiPriority w:val="99"/>
    <w:semiHidden/>
    <w:rsid w:val="00054DA4"/>
    <w:rPr>
      <w:rFonts w:ascii="David" w:hAnsi="David" w:cs="David"/>
      <w:b/>
      <w:bCs/>
      <w:color w:val="595959" w:themeColor="text1" w:themeTint="A6"/>
      <w:sz w:val="24"/>
      <w:szCs w:val="20"/>
      <w:lang w:val="en-US" w:eastAsia="he-IL"/>
    </w:rPr>
  </w:style>
  <w:style w:type="paragraph" w:styleId="afc">
    <w:name w:val="Document Map"/>
    <w:basedOn w:val="a0"/>
    <w:link w:val="afd"/>
    <w:uiPriority w:val="99"/>
    <w:semiHidden/>
    <w:unhideWhenUsed/>
    <w:rsid w:val="00054DA4"/>
    <w:pPr>
      <w:spacing w:before="0" w:after="0" w:line="240" w:lineRule="auto"/>
    </w:pPr>
    <w:rPr>
      <w:rFonts w:ascii="Segoe UI" w:hAnsi="Segoe UI" w:cs="Segoe UI"/>
      <w:szCs w:val="16"/>
    </w:rPr>
  </w:style>
  <w:style w:type="character" w:customStyle="1" w:styleId="afd">
    <w:name w:val="מפת מסמך תו"/>
    <w:basedOn w:val="a1"/>
    <w:link w:val="afc"/>
    <w:uiPriority w:val="99"/>
    <w:semiHidden/>
    <w:rsid w:val="00054DA4"/>
    <w:rPr>
      <w:rFonts w:ascii="Segoe UI" w:hAnsi="Segoe UI" w:cs="Segoe UI"/>
      <w:color w:val="595959" w:themeColor="text1" w:themeTint="A6"/>
      <w:sz w:val="24"/>
      <w:szCs w:val="16"/>
      <w:lang w:val="en-US" w:eastAsia="he-IL"/>
    </w:rPr>
  </w:style>
  <w:style w:type="paragraph" w:styleId="afe">
    <w:name w:val="endnote text"/>
    <w:basedOn w:val="a0"/>
    <w:link w:val="aff"/>
    <w:uiPriority w:val="99"/>
    <w:semiHidden/>
    <w:unhideWhenUsed/>
    <w:rsid w:val="00054DA4"/>
    <w:pPr>
      <w:spacing w:before="0" w:after="0" w:line="240" w:lineRule="auto"/>
    </w:pPr>
    <w:rPr>
      <w:szCs w:val="20"/>
    </w:rPr>
  </w:style>
  <w:style w:type="character" w:customStyle="1" w:styleId="aff">
    <w:name w:val="טקסט הערת סיום תו"/>
    <w:basedOn w:val="a1"/>
    <w:link w:val="afe"/>
    <w:uiPriority w:val="99"/>
    <w:semiHidden/>
    <w:rsid w:val="00054DA4"/>
    <w:rPr>
      <w:rFonts w:ascii="David" w:hAnsi="David" w:cs="David"/>
      <w:color w:val="595959" w:themeColor="text1" w:themeTint="A6"/>
      <w:sz w:val="24"/>
      <w:szCs w:val="20"/>
      <w:lang w:val="en-US" w:eastAsia="he-IL"/>
    </w:rPr>
  </w:style>
  <w:style w:type="paragraph" w:styleId="aff0">
    <w:name w:val="envelope return"/>
    <w:basedOn w:val="a0"/>
    <w:uiPriority w:val="99"/>
    <w:semiHidden/>
    <w:unhideWhenUsed/>
    <w:rsid w:val="00054DA4"/>
    <w:pPr>
      <w:spacing w:before="0" w:after="0" w:line="240" w:lineRule="auto"/>
    </w:pPr>
    <w:rPr>
      <w:rFonts w:asciiTheme="majorHAnsi" w:eastAsiaTheme="majorEastAsia" w:hAnsiTheme="majorHAnsi" w:cstheme="majorBidi"/>
      <w:szCs w:val="20"/>
    </w:rPr>
  </w:style>
  <w:style w:type="character" w:styleId="FollowedHyperlink">
    <w:name w:val="FollowedHyperlink"/>
    <w:basedOn w:val="a1"/>
    <w:uiPriority w:val="99"/>
    <w:semiHidden/>
    <w:unhideWhenUsed/>
    <w:rsid w:val="00054DA4"/>
    <w:rPr>
      <w:color w:val="2E74B5" w:themeColor="accent1" w:themeShade="BF"/>
      <w:u w:val="single"/>
    </w:rPr>
  </w:style>
  <w:style w:type="paragraph" w:styleId="aff1">
    <w:name w:val="footnote text"/>
    <w:basedOn w:val="a0"/>
    <w:link w:val="aff2"/>
    <w:uiPriority w:val="99"/>
    <w:semiHidden/>
    <w:unhideWhenUsed/>
    <w:rsid w:val="00054DA4"/>
    <w:pPr>
      <w:spacing w:before="0" w:after="0" w:line="240" w:lineRule="auto"/>
    </w:pPr>
    <w:rPr>
      <w:szCs w:val="20"/>
    </w:rPr>
  </w:style>
  <w:style w:type="character" w:customStyle="1" w:styleId="aff2">
    <w:name w:val="טקסט הערת שוליים תו"/>
    <w:basedOn w:val="a1"/>
    <w:link w:val="aff1"/>
    <w:uiPriority w:val="99"/>
    <w:semiHidden/>
    <w:rsid w:val="00054DA4"/>
    <w:rPr>
      <w:rFonts w:ascii="David" w:hAnsi="David" w:cs="David"/>
      <w:color w:val="595959" w:themeColor="text1" w:themeTint="A6"/>
      <w:sz w:val="24"/>
      <w:szCs w:val="20"/>
      <w:lang w:val="en-US" w:eastAsia="he-IL"/>
    </w:rPr>
  </w:style>
  <w:style w:type="character" w:styleId="HTMLCode">
    <w:name w:val="HTML Code"/>
    <w:basedOn w:val="a1"/>
    <w:uiPriority w:val="99"/>
    <w:semiHidden/>
    <w:unhideWhenUsed/>
    <w:rsid w:val="00054DA4"/>
    <w:rPr>
      <w:rFonts w:ascii="Consolas" w:hAnsi="Consolas"/>
      <w:sz w:val="22"/>
      <w:szCs w:val="20"/>
    </w:rPr>
  </w:style>
  <w:style w:type="character" w:styleId="HTML">
    <w:name w:val="HTML Keyboard"/>
    <w:basedOn w:val="a1"/>
    <w:uiPriority w:val="99"/>
    <w:semiHidden/>
    <w:unhideWhenUsed/>
    <w:rsid w:val="00054DA4"/>
    <w:rPr>
      <w:rFonts w:ascii="Consolas" w:hAnsi="Consolas"/>
      <w:sz w:val="22"/>
      <w:szCs w:val="20"/>
    </w:rPr>
  </w:style>
  <w:style w:type="paragraph" w:styleId="HTML0">
    <w:name w:val="HTML Preformatted"/>
    <w:basedOn w:val="a0"/>
    <w:link w:val="HTML1"/>
    <w:uiPriority w:val="99"/>
    <w:semiHidden/>
    <w:unhideWhenUsed/>
    <w:rsid w:val="00054DA4"/>
    <w:pPr>
      <w:spacing w:before="0" w:after="0" w:line="240" w:lineRule="auto"/>
    </w:pPr>
    <w:rPr>
      <w:rFonts w:ascii="Consolas" w:hAnsi="Consolas"/>
      <w:szCs w:val="20"/>
    </w:rPr>
  </w:style>
  <w:style w:type="character" w:customStyle="1" w:styleId="HTML1">
    <w:name w:val="HTML מעוצב מראש תו"/>
    <w:basedOn w:val="a1"/>
    <w:link w:val="HTML0"/>
    <w:uiPriority w:val="99"/>
    <w:semiHidden/>
    <w:rsid w:val="00054DA4"/>
    <w:rPr>
      <w:rFonts w:ascii="Consolas" w:hAnsi="Consolas" w:cs="David"/>
      <w:color w:val="595959" w:themeColor="text1" w:themeTint="A6"/>
      <w:sz w:val="24"/>
      <w:szCs w:val="20"/>
      <w:lang w:val="en-US" w:eastAsia="he-IL"/>
    </w:rPr>
  </w:style>
  <w:style w:type="character" w:styleId="HTML2">
    <w:name w:val="HTML Typewriter"/>
    <w:basedOn w:val="a1"/>
    <w:uiPriority w:val="99"/>
    <w:semiHidden/>
    <w:unhideWhenUsed/>
    <w:rsid w:val="00054DA4"/>
    <w:rPr>
      <w:rFonts w:ascii="Consolas" w:hAnsi="Consolas"/>
      <w:sz w:val="22"/>
      <w:szCs w:val="20"/>
    </w:rPr>
  </w:style>
  <w:style w:type="character" w:styleId="Hyperlink">
    <w:name w:val="Hyperlink"/>
    <w:basedOn w:val="a1"/>
    <w:uiPriority w:val="99"/>
    <w:unhideWhenUsed/>
    <w:rsid w:val="00054DA4"/>
    <w:rPr>
      <w:color w:val="525252" w:themeColor="accent3" w:themeShade="80"/>
      <w:u w:val="single"/>
    </w:rPr>
  </w:style>
  <w:style w:type="paragraph" w:styleId="aff3">
    <w:name w:val="macro"/>
    <w:link w:val="aff4"/>
    <w:uiPriority w:val="99"/>
    <w:semiHidden/>
    <w:unhideWhenUsed/>
    <w:rsid w:val="00054DA4"/>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val="en-US" w:eastAsia="he-IL" w:bidi="ar-SA"/>
    </w:rPr>
  </w:style>
  <w:style w:type="character" w:customStyle="1" w:styleId="aff4">
    <w:name w:val="טקסט מאקרו תו"/>
    <w:basedOn w:val="a1"/>
    <w:link w:val="aff3"/>
    <w:uiPriority w:val="99"/>
    <w:semiHidden/>
    <w:rsid w:val="00054DA4"/>
    <w:rPr>
      <w:rFonts w:ascii="Consolas" w:hAnsi="Consolas"/>
      <w:color w:val="595959" w:themeColor="text1" w:themeTint="A6"/>
      <w:szCs w:val="20"/>
      <w:lang w:val="en-US" w:eastAsia="he-IL" w:bidi="ar-SA"/>
    </w:rPr>
  </w:style>
  <w:style w:type="character" w:styleId="aff5">
    <w:name w:val="Placeholder Text"/>
    <w:basedOn w:val="a1"/>
    <w:uiPriority w:val="99"/>
    <w:semiHidden/>
    <w:rsid w:val="00054DA4"/>
    <w:rPr>
      <w:color w:val="595959" w:themeColor="text1" w:themeTint="A6"/>
    </w:rPr>
  </w:style>
  <w:style w:type="paragraph" w:styleId="aff6">
    <w:name w:val="Plain Text"/>
    <w:basedOn w:val="a0"/>
    <w:link w:val="aff7"/>
    <w:uiPriority w:val="99"/>
    <w:semiHidden/>
    <w:unhideWhenUsed/>
    <w:rsid w:val="00054DA4"/>
    <w:pPr>
      <w:spacing w:before="0" w:after="0" w:line="240" w:lineRule="auto"/>
    </w:pPr>
    <w:rPr>
      <w:rFonts w:ascii="Consolas" w:hAnsi="Consolas"/>
      <w:szCs w:val="21"/>
    </w:rPr>
  </w:style>
  <w:style w:type="character" w:customStyle="1" w:styleId="aff7">
    <w:name w:val="טקסט רגיל תו"/>
    <w:basedOn w:val="a1"/>
    <w:link w:val="aff6"/>
    <w:uiPriority w:val="99"/>
    <w:semiHidden/>
    <w:rsid w:val="00054DA4"/>
    <w:rPr>
      <w:rFonts w:ascii="Consolas" w:hAnsi="Consolas" w:cs="David"/>
      <w:color w:val="595959" w:themeColor="text1" w:themeTint="A6"/>
      <w:sz w:val="24"/>
      <w:szCs w:val="21"/>
      <w:lang w:val="en-US" w:eastAsia="he-IL"/>
    </w:rPr>
  </w:style>
  <w:style w:type="table" w:styleId="aff8">
    <w:name w:val="Table Grid"/>
    <w:basedOn w:val="a2"/>
    <w:uiPriority w:val="39"/>
    <w:rsid w:val="00054DA4"/>
    <w:pPr>
      <w:spacing w:after="0" w:line="240" w:lineRule="auto"/>
    </w:pPr>
    <w:rPr>
      <w:color w:val="595959" w:themeColor="text1" w:themeTint="A6"/>
      <w:lang w:val="en-US" w:eastAsia="he-IL"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9">
    <w:name w:val="List Paragraph"/>
    <w:basedOn w:val="a0"/>
    <w:uiPriority w:val="34"/>
    <w:unhideWhenUsed/>
    <w:qFormat/>
    <w:rsid w:val="00054DA4"/>
    <w:pPr>
      <w:ind w:left="720"/>
      <w:contextualSpacing/>
    </w:pPr>
  </w:style>
  <w:style w:type="character" w:customStyle="1" w:styleId="highlight">
    <w:name w:val="highlight"/>
    <w:basedOn w:val="a1"/>
    <w:rsid w:val="00054DA4"/>
  </w:style>
  <w:style w:type="paragraph" w:customStyle="1" w:styleId="EndNoteBibliographyTitle">
    <w:name w:val="EndNote Bibliography Title"/>
    <w:basedOn w:val="a0"/>
    <w:link w:val="EndNoteBibliographyTitleChar"/>
    <w:rsid w:val="00054DA4"/>
    <w:pPr>
      <w:spacing w:after="0"/>
      <w:jc w:val="center"/>
    </w:pPr>
    <w:rPr>
      <w:noProof/>
    </w:rPr>
  </w:style>
  <w:style w:type="character" w:customStyle="1" w:styleId="EndNoteBibliographyTitleChar">
    <w:name w:val="EndNote Bibliography Title Char"/>
    <w:basedOn w:val="a1"/>
    <w:link w:val="EndNoteBibliographyTitle"/>
    <w:rsid w:val="00054DA4"/>
    <w:rPr>
      <w:rFonts w:ascii="David" w:hAnsi="David" w:cs="David"/>
      <w:noProof/>
      <w:color w:val="595959" w:themeColor="text1" w:themeTint="A6"/>
      <w:sz w:val="24"/>
      <w:szCs w:val="24"/>
      <w:lang w:val="en-US" w:eastAsia="he-IL"/>
    </w:rPr>
  </w:style>
  <w:style w:type="paragraph" w:customStyle="1" w:styleId="EndNoteBibliography">
    <w:name w:val="EndNote Bibliography"/>
    <w:basedOn w:val="a0"/>
    <w:link w:val="EndNoteBibliographyChar"/>
    <w:rsid w:val="00054DA4"/>
    <w:pPr>
      <w:spacing w:line="240" w:lineRule="auto"/>
    </w:pPr>
    <w:rPr>
      <w:noProof/>
    </w:rPr>
  </w:style>
  <w:style w:type="character" w:customStyle="1" w:styleId="EndNoteBibliographyChar">
    <w:name w:val="EndNote Bibliography Char"/>
    <w:basedOn w:val="a1"/>
    <w:link w:val="EndNoteBibliography"/>
    <w:rsid w:val="00054DA4"/>
    <w:rPr>
      <w:rFonts w:ascii="David" w:hAnsi="David" w:cs="David"/>
      <w:noProof/>
      <w:color w:val="595959" w:themeColor="text1" w:themeTint="A6"/>
      <w:sz w:val="24"/>
      <w:szCs w:val="24"/>
      <w:lang w:val="en-US" w:eastAsia="he-IL"/>
    </w:rPr>
  </w:style>
  <w:style w:type="paragraph" w:styleId="affa">
    <w:name w:val="Revision"/>
    <w:hidden/>
    <w:uiPriority w:val="99"/>
    <w:semiHidden/>
    <w:rsid w:val="00054DA4"/>
    <w:pPr>
      <w:spacing w:after="0" w:line="240" w:lineRule="auto"/>
    </w:pPr>
    <w:rPr>
      <w:rFonts w:ascii="David" w:hAnsi="David" w:cs="David"/>
      <w:color w:val="595959" w:themeColor="text1" w:themeTint="A6"/>
      <w:sz w:val="24"/>
      <w:szCs w:val="24"/>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2.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kar\Google%20Drive\&#1500;&#1497;&#1502;&#1493;&#1491;&#1497;&#1501;\Results\OceanOptics%20complaint%2019%20april%202017\&#1495;&#1493;&#1489;&#1512;&#1514;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kar\Desktop\&#1506;&#1493;&#1502;&#1505;%20&#1502;&#1497;&#1511;&#1512;&#1493;&#1489;&#1497;&#1488;&#1500;&#1497;%20&#1499;&#1504;&#1490;&#1491;%20&#1508;&#1500;&#1493;&#1512;&#1505;&#1504;&#1510;&#1497;&#1492;%20&#1502;&#1504;&#1493;&#1512;&#1502;&#1500;&#1514;%20210-3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kar\Desktop\&#1506;&#1493;&#1502;&#1505;%20&#1502;&#1497;&#1511;&#1512;&#1493;&#1489;&#1497;&#1488;&#1500;&#1497;%20&#1499;&#1504;&#1490;&#1491;%20&#1508;&#1500;&#1493;&#1512;&#1505;&#1504;&#1510;&#1497;&#1492;%20&#1502;&#1504;&#1493;&#1512;&#1502;&#1500;&#1514;%20210-3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xmlns:c16r2="http://schemas.microsoft.com/office/drawing/2015/06/chart">
            <c:ext xmlns:c16="http://schemas.microsoft.com/office/drawing/2014/chart" uri="{C3380CC4-5D6E-409C-BE32-E72D297353CC}">
              <c16:uniqueId val="{00000000-AEC8-4641-9B43-DFFA5C532A39}"/>
            </c:ext>
          </c:extLst>
        </c:ser>
        <c:dLbls>
          <c:showLegendKey val="0"/>
          <c:showVal val="0"/>
          <c:showCatName val="0"/>
          <c:showSerName val="0"/>
          <c:showPercent val="0"/>
          <c:showBubbleSize val="0"/>
        </c:dLbls>
        <c:axId val="645376240"/>
        <c:axId val="645374064"/>
      </c:scatterChart>
      <c:valAx>
        <c:axId val="645376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374064"/>
        <c:crosses val="autoZero"/>
        <c:crossBetween val="midCat"/>
      </c:valAx>
      <c:valAx>
        <c:axId val="6453740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3762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גיליון1!$L$2</c:f>
              <c:strCache>
                <c:ptCount val="1"/>
                <c:pt idx="0">
                  <c:v>ערך מנורמל לראמאן בנקודה 275/305  (לפי Simelane 2013)</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8.0832450524762969E-3"/>
                  <c:y val="0.3921299941673957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גיליון1!$K$18:$K$27</c:f>
              <c:numCache>
                <c:formatCode>General</c:formatCode>
                <c:ptCount val="10"/>
                <c:pt idx="0">
                  <c:v>140</c:v>
                </c:pt>
                <c:pt idx="1">
                  <c:v>140</c:v>
                </c:pt>
                <c:pt idx="2">
                  <c:v>180</c:v>
                </c:pt>
                <c:pt idx="3">
                  <c:v>200</c:v>
                </c:pt>
                <c:pt idx="4">
                  <c:v>200</c:v>
                </c:pt>
                <c:pt idx="5">
                  <c:v>210</c:v>
                </c:pt>
                <c:pt idx="6">
                  <c:v>210</c:v>
                </c:pt>
                <c:pt idx="7">
                  <c:v>230</c:v>
                </c:pt>
                <c:pt idx="8">
                  <c:v>230</c:v>
                </c:pt>
              </c:numCache>
            </c:numRef>
          </c:xVal>
          <c:yVal>
            <c:numRef>
              <c:f>גיליון1!$L$18:$L$27</c:f>
              <c:numCache>
                <c:formatCode>0.00</c:formatCode>
                <c:ptCount val="10"/>
                <c:pt idx="0">
                  <c:v>0.12780240352069744</c:v>
                </c:pt>
                <c:pt idx="1">
                  <c:v>0.18879070198906764</c:v>
                </c:pt>
                <c:pt idx="2">
                  <c:v>0.15069964563916141</c:v>
                </c:pt>
                <c:pt idx="3">
                  <c:v>0.23777320661791754</c:v>
                </c:pt>
                <c:pt idx="4">
                  <c:v>0.13731834046942085</c:v>
                </c:pt>
                <c:pt idx="5">
                  <c:v>0.25253531468755458</c:v>
                </c:pt>
                <c:pt idx="6">
                  <c:v>0.28524864527637739</c:v>
                </c:pt>
                <c:pt idx="7">
                  <c:v>0.38343023345750454</c:v>
                </c:pt>
                <c:pt idx="8">
                  <c:v>0.56326521010926101</c:v>
                </c:pt>
              </c:numCache>
            </c:numRef>
          </c:yVal>
          <c:smooth val="0"/>
        </c:ser>
        <c:dLbls>
          <c:showLegendKey val="0"/>
          <c:showVal val="0"/>
          <c:showCatName val="0"/>
          <c:showSerName val="0"/>
          <c:showPercent val="0"/>
          <c:showBubbleSize val="0"/>
        </c:dLbls>
        <c:axId val="645370256"/>
        <c:axId val="645372976"/>
      </c:scatterChart>
      <c:valAx>
        <c:axId val="645370256"/>
        <c:scaling>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372976"/>
        <c:crosses val="autoZero"/>
        <c:crossBetween val="midCat"/>
      </c:valAx>
      <c:valAx>
        <c:axId val="64537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 FU</a:t>
                </a:r>
                <a:endParaRPr lang="he-IL"/>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370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גיליון1!$L$2</c:f>
              <c:strCache>
                <c:ptCount val="1"/>
                <c:pt idx="0">
                  <c:v>ערך מנורמל לראמאן בנקודה 275/305  (לפי Simelane 2013)</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layout>
                <c:manualLayout>
                  <c:x val="6.4282993649540515E-2"/>
                  <c:y val="0.300646325459317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גיליון1!$K$3:$K$27</c:f>
              <c:numCache>
                <c:formatCode>General</c:formatCode>
                <c:ptCount val="25"/>
                <c:pt idx="0">
                  <c:v>0</c:v>
                </c:pt>
                <c:pt idx="1">
                  <c:v>0</c:v>
                </c:pt>
                <c:pt idx="2">
                  <c:v>1</c:v>
                </c:pt>
                <c:pt idx="3">
                  <c:v>2</c:v>
                </c:pt>
                <c:pt idx="4">
                  <c:v>2</c:v>
                </c:pt>
                <c:pt idx="5">
                  <c:v>3</c:v>
                </c:pt>
                <c:pt idx="6">
                  <c:v>4</c:v>
                </c:pt>
                <c:pt idx="7">
                  <c:v>5</c:v>
                </c:pt>
                <c:pt idx="8">
                  <c:v>5</c:v>
                </c:pt>
                <c:pt idx="9">
                  <c:v>8</c:v>
                </c:pt>
                <c:pt idx="10">
                  <c:v>8</c:v>
                </c:pt>
                <c:pt idx="11">
                  <c:v>8</c:v>
                </c:pt>
                <c:pt idx="12">
                  <c:v>15</c:v>
                </c:pt>
                <c:pt idx="13">
                  <c:v>16</c:v>
                </c:pt>
                <c:pt idx="14">
                  <c:v>16</c:v>
                </c:pt>
                <c:pt idx="15">
                  <c:v>140</c:v>
                </c:pt>
                <c:pt idx="16">
                  <c:v>140</c:v>
                </c:pt>
                <c:pt idx="17">
                  <c:v>180</c:v>
                </c:pt>
                <c:pt idx="18">
                  <c:v>200</c:v>
                </c:pt>
                <c:pt idx="19">
                  <c:v>200</c:v>
                </c:pt>
                <c:pt idx="20">
                  <c:v>210</c:v>
                </c:pt>
                <c:pt idx="21">
                  <c:v>210</c:v>
                </c:pt>
                <c:pt idx="22">
                  <c:v>230</c:v>
                </c:pt>
                <c:pt idx="23">
                  <c:v>230</c:v>
                </c:pt>
              </c:numCache>
            </c:numRef>
          </c:xVal>
          <c:yVal>
            <c:numRef>
              <c:f>גיליון1!$L$3:$L$27</c:f>
              <c:numCache>
                <c:formatCode>0.00</c:formatCode>
                <c:ptCount val="25"/>
                <c:pt idx="0">
                  <c:v>0.20452184167435297</c:v>
                </c:pt>
                <c:pt idx="1">
                  <c:v>0.13321196942463107</c:v>
                </c:pt>
                <c:pt idx="2">
                  <c:v>0.18891285709866523</c:v>
                </c:pt>
                <c:pt idx="3">
                  <c:v>0.12224272102018967</c:v>
                </c:pt>
                <c:pt idx="4">
                  <c:v>0.22300408784168202</c:v>
                </c:pt>
                <c:pt idx="5">
                  <c:v>0.11786557246341212</c:v>
                </c:pt>
                <c:pt idx="6">
                  <c:v>0.19539609939049568</c:v>
                </c:pt>
                <c:pt idx="7">
                  <c:v>0.20831902801179258</c:v>
                </c:pt>
                <c:pt idx="8">
                  <c:v>0.11646120355910859</c:v>
                </c:pt>
                <c:pt idx="9">
                  <c:v>9.4169007409093064E-2</c:v>
                </c:pt>
                <c:pt idx="10">
                  <c:v>0.21017772385282102</c:v>
                </c:pt>
                <c:pt idx="11">
                  <c:v>0.17663847790983986</c:v>
                </c:pt>
                <c:pt idx="12">
                  <c:v>0.16362595728891491</c:v>
                </c:pt>
                <c:pt idx="13">
                  <c:v>0.1653362712203916</c:v>
                </c:pt>
                <c:pt idx="14">
                  <c:v>0.13058500778828039</c:v>
                </c:pt>
                <c:pt idx="15">
                  <c:v>0.12780240352069744</c:v>
                </c:pt>
                <c:pt idx="16">
                  <c:v>0.18879070198906764</c:v>
                </c:pt>
                <c:pt idx="17">
                  <c:v>0.15069964563916141</c:v>
                </c:pt>
                <c:pt idx="18">
                  <c:v>0.23777320661791754</c:v>
                </c:pt>
                <c:pt idx="19">
                  <c:v>0.13731834046942085</c:v>
                </c:pt>
                <c:pt idx="20">
                  <c:v>0.25253531468755458</c:v>
                </c:pt>
                <c:pt idx="21">
                  <c:v>0.28524864527637739</c:v>
                </c:pt>
                <c:pt idx="22">
                  <c:v>0.38343023345750454</c:v>
                </c:pt>
                <c:pt idx="23">
                  <c:v>0.56326521010926101</c:v>
                </c:pt>
              </c:numCache>
            </c:numRef>
          </c:yVal>
          <c:smooth val="0"/>
        </c:ser>
        <c:dLbls>
          <c:showLegendKey val="0"/>
          <c:showVal val="0"/>
          <c:showCatName val="0"/>
          <c:showSerName val="0"/>
          <c:showPercent val="0"/>
          <c:showBubbleSize val="0"/>
        </c:dLbls>
        <c:axId val="645371344"/>
        <c:axId val="653613904"/>
      </c:scatterChart>
      <c:valAx>
        <c:axId val="645371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613904"/>
        <c:crosses val="autoZero"/>
        <c:crossBetween val="midCat"/>
      </c:valAx>
      <c:valAx>
        <c:axId val="65361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FU</a:t>
                </a:r>
                <a:endParaRPr lang="he-IL"/>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371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648B9-69C8-4C1C-B460-CDCCD20F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23</Pages>
  <Words>6811</Words>
  <Characters>38824</Characters>
  <Application>Microsoft Office Word</Application>
  <DocSecurity>0</DocSecurity>
  <Lines>323</Lines>
  <Paragraphs>91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45544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עטרה בקל</cp:lastModifiedBy>
  <cp:revision>38</cp:revision>
  <cp:lastPrinted>2017-08-21T12:56:00Z</cp:lastPrinted>
  <dcterms:created xsi:type="dcterms:W3CDTF">2017-12-17T11:00:00Z</dcterms:created>
  <dcterms:modified xsi:type="dcterms:W3CDTF">2017-12-24T12:04:00Z</dcterms:modified>
</cp:coreProperties>
</file>