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28DE8" w14:textId="3C8D5CEB" w:rsidR="006B2A29" w:rsidRPr="00F015FF" w:rsidRDefault="006B2A29" w:rsidP="005C0EC8">
      <w:pPr>
        <w:rPr>
          <w:rFonts w:hint="cs"/>
          <w:rtl/>
        </w:rPr>
      </w:pPr>
    </w:p>
    <w:p w14:paraId="3A6ABE78" w14:textId="77777777" w:rsidR="006B2A29" w:rsidRPr="00F015FF" w:rsidRDefault="00EA011A" w:rsidP="005C0EC8">
      <w:pPr>
        <w:rPr>
          <w:rtl/>
        </w:rPr>
      </w:pPr>
      <w:r w:rsidRPr="00F015FF">
        <w:rPr>
          <w:noProof/>
          <w:rtl/>
          <w:lang w:val="en-GB" w:eastAsia="en-GB"/>
        </w:rPr>
        <w:drawing>
          <wp:anchor distT="0" distB="0" distL="114300" distR="114300" simplePos="0" relativeHeight="251678720" behindDoc="0" locked="0" layoutInCell="1" allowOverlap="1" wp14:anchorId="4F674B22" wp14:editId="68B4B1CC">
            <wp:simplePos x="0" y="0"/>
            <wp:positionH relativeFrom="margin">
              <wp:posOffset>330835</wp:posOffset>
            </wp:positionH>
            <wp:positionV relativeFrom="paragraph">
              <wp:posOffset>123190</wp:posOffset>
            </wp:positionV>
            <wp:extent cx="508000" cy="516743"/>
            <wp:effectExtent l="0" t="0" r="6350" b="0"/>
            <wp:wrapNone/>
            <wp:docPr id="12" name="Picture 12" descr="SEME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EL COLOR"/>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bwMode="auto">
                    <a:xfrm>
                      <a:off x="0" y="0"/>
                      <a:ext cx="508000" cy="516743"/>
                    </a:xfrm>
                    <a:prstGeom prst="rect">
                      <a:avLst/>
                    </a:prstGeom>
                    <a:noFill/>
                  </pic:spPr>
                </pic:pic>
              </a:graphicData>
            </a:graphic>
            <wp14:sizeRelH relativeFrom="margin">
              <wp14:pctWidth>0</wp14:pctWidth>
            </wp14:sizeRelH>
            <wp14:sizeRelV relativeFrom="margin">
              <wp14:pctHeight>0</wp14:pctHeight>
            </wp14:sizeRelV>
          </wp:anchor>
        </w:drawing>
      </w:r>
      <w:r w:rsidRPr="00F015FF">
        <w:rPr>
          <w:noProof/>
          <w:lang w:val="en-GB" w:eastAsia="en-GB"/>
        </w:rPr>
        <w:drawing>
          <wp:inline distT="0" distB="0" distL="0" distR="0" wp14:anchorId="2AB30E54" wp14:editId="7715C5FC">
            <wp:extent cx="4519274" cy="656590"/>
            <wp:effectExtent l="0" t="0" r="0" b="0"/>
            <wp:docPr id="15" name="תמונה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802" cy="665239"/>
                    </a:xfrm>
                    <a:prstGeom prst="rect">
                      <a:avLst/>
                    </a:prstGeom>
                    <a:noFill/>
                    <a:ln>
                      <a:noFill/>
                    </a:ln>
                  </pic:spPr>
                </pic:pic>
              </a:graphicData>
            </a:graphic>
          </wp:inline>
        </w:drawing>
      </w:r>
    </w:p>
    <w:p w14:paraId="2C19DC7C" w14:textId="77777777" w:rsidR="006B2A29" w:rsidRPr="00F015FF" w:rsidRDefault="006B2A29" w:rsidP="005C0EC8">
      <w:pPr>
        <w:rPr>
          <w:rtl/>
        </w:rPr>
      </w:pPr>
    </w:p>
    <w:p w14:paraId="772C412F" w14:textId="77777777" w:rsidR="002041F7" w:rsidRPr="00F015FF" w:rsidRDefault="006B2A29" w:rsidP="005C0EC8">
      <w:pPr>
        <w:rPr>
          <w:rtl/>
        </w:rPr>
      </w:pPr>
      <w:r w:rsidRPr="00F015FF">
        <w:rPr>
          <w:rtl/>
        </w:rPr>
        <w:t>זיהוי מהיר של זיהום מיקרוביאלי במי קידוחים בעייתיים באמצעות שיטה ספקטראלית</w:t>
      </w:r>
    </w:p>
    <w:p w14:paraId="77CD947E" w14:textId="77777777" w:rsidR="006B2A29" w:rsidRPr="00F015FF" w:rsidRDefault="006B2A29" w:rsidP="005C0EC8">
      <w:pPr>
        <w:rPr>
          <w:rtl/>
        </w:rPr>
      </w:pPr>
    </w:p>
    <w:p w14:paraId="24C69FAF" w14:textId="77777777" w:rsidR="006B2A29" w:rsidRPr="00F015FF" w:rsidRDefault="006B2A29" w:rsidP="005C0EC8">
      <w:pPr>
        <w:rPr>
          <w:rtl/>
        </w:rPr>
      </w:pPr>
    </w:p>
    <w:p w14:paraId="72E8C46D" w14:textId="1AD493DB" w:rsidR="006B2A29" w:rsidRPr="00F015FF" w:rsidRDefault="006B2A29" w:rsidP="005C0EC8">
      <w:pPr>
        <w:rPr>
          <w:rtl/>
        </w:rPr>
      </w:pPr>
      <w:r w:rsidRPr="00F015FF">
        <w:rPr>
          <w:rtl/>
        </w:rPr>
        <w:t xml:space="preserve">דו"ח </w:t>
      </w:r>
      <w:r w:rsidR="006D1651">
        <w:rPr>
          <w:rFonts w:hint="cs"/>
          <w:rtl/>
        </w:rPr>
        <w:t>חצי-</w:t>
      </w:r>
      <w:r w:rsidRPr="00F015FF">
        <w:rPr>
          <w:rtl/>
        </w:rPr>
        <w:t>שנתי</w:t>
      </w:r>
    </w:p>
    <w:p w14:paraId="66C49137" w14:textId="77777777" w:rsidR="006B2A29" w:rsidRPr="00F015FF" w:rsidRDefault="006B2A29" w:rsidP="005C0EC8">
      <w:pPr>
        <w:rPr>
          <w:rtl/>
        </w:rPr>
      </w:pPr>
    </w:p>
    <w:p w14:paraId="1614CAC0" w14:textId="77777777" w:rsidR="006B2A29" w:rsidRPr="00F015FF" w:rsidRDefault="006B2A29" w:rsidP="005C0EC8">
      <w:pPr>
        <w:rPr>
          <w:rtl/>
        </w:rPr>
      </w:pPr>
    </w:p>
    <w:p w14:paraId="1C4383A9" w14:textId="77777777" w:rsidR="00104C09" w:rsidRPr="00F015FF" w:rsidRDefault="00104C09" w:rsidP="005C0EC8">
      <w:pPr>
        <w:rPr>
          <w:rtl/>
        </w:rPr>
      </w:pPr>
      <w:r w:rsidRPr="00F015FF">
        <w:rPr>
          <w:rtl/>
        </w:rPr>
        <w:t>מוגש ליחידת מחקרים רשות המים</w:t>
      </w:r>
    </w:p>
    <w:p w14:paraId="36B2EC76" w14:textId="77777777" w:rsidR="006B2A29" w:rsidRPr="00F015FF" w:rsidRDefault="006B2A29" w:rsidP="005C0EC8">
      <w:pPr>
        <w:rPr>
          <w:rtl/>
        </w:rPr>
      </w:pPr>
    </w:p>
    <w:p w14:paraId="09263400" w14:textId="77777777" w:rsidR="006B2A29" w:rsidRPr="00F015FF" w:rsidRDefault="006B2A29" w:rsidP="005C0EC8">
      <w:pPr>
        <w:rPr>
          <w:rtl/>
        </w:rPr>
      </w:pPr>
      <w:r w:rsidRPr="00F015FF">
        <w:rPr>
          <w:rtl/>
        </w:rPr>
        <w:t>על ידי</w:t>
      </w:r>
    </w:p>
    <w:p w14:paraId="19A5A245" w14:textId="77777777" w:rsidR="006B2A29" w:rsidRPr="00F015FF" w:rsidRDefault="006B2A29" w:rsidP="005C0EC8">
      <w:r w:rsidRPr="00F015FF">
        <w:rPr>
          <w:rtl/>
        </w:rPr>
        <w:t>פרופ' שלמה סלע, מינהל המחקר החקלאי</w:t>
      </w:r>
    </w:p>
    <w:p w14:paraId="024EE260" w14:textId="77777777" w:rsidR="006B2A29" w:rsidRPr="00F015FF" w:rsidRDefault="006B2A29" w:rsidP="005C0EC8">
      <w:pPr>
        <w:rPr>
          <w:rtl/>
        </w:rPr>
      </w:pPr>
      <w:r w:rsidRPr="00F015FF">
        <w:rPr>
          <w:rtl/>
        </w:rPr>
        <w:t>ד"ר מיכאל בוריסובר,</w:t>
      </w:r>
      <w:r w:rsidRPr="00F015FF">
        <w:rPr>
          <w:rtl/>
        </w:rPr>
        <w:tab/>
        <w:t>מינהל המחקר החקלאי</w:t>
      </w:r>
    </w:p>
    <w:p w14:paraId="274F1DEC" w14:textId="77777777" w:rsidR="006B2A29" w:rsidRPr="00F015FF" w:rsidRDefault="006B2A29" w:rsidP="005C0EC8">
      <w:pPr>
        <w:rPr>
          <w:rtl/>
        </w:rPr>
      </w:pPr>
      <w:r w:rsidRPr="00F015FF">
        <w:rPr>
          <w:rtl/>
        </w:rPr>
        <w:t>ד"ר דלית וייזל-אוחיון,</w:t>
      </w:r>
      <w:r w:rsidRPr="00F015FF">
        <w:rPr>
          <w:rtl/>
        </w:rPr>
        <w:tab/>
        <w:t>המעבדה המרכזית לאיכות מים, מקורות</w:t>
      </w:r>
    </w:p>
    <w:p w14:paraId="213B9E30" w14:textId="77777777" w:rsidR="006B2A29" w:rsidRPr="00F015FF" w:rsidRDefault="006B2A29" w:rsidP="005C0EC8">
      <w:pPr>
        <w:rPr>
          <w:rtl/>
        </w:rPr>
      </w:pPr>
    </w:p>
    <w:p w14:paraId="07304B71" w14:textId="77777777" w:rsidR="006B2A29" w:rsidRPr="00F015FF" w:rsidRDefault="006B2A29" w:rsidP="005C0EC8">
      <w:pPr>
        <w:rPr>
          <w:rtl/>
        </w:rPr>
      </w:pPr>
    </w:p>
    <w:p w14:paraId="62CAE3C6" w14:textId="77777777" w:rsidR="006B2A29" w:rsidRPr="00F015FF" w:rsidRDefault="006B2A29" w:rsidP="005C0EC8">
      <w:pPr>
        <w:rPr>
          <w:rtl/>
        </w:rPr>
      </w:pPr>
    </w:p>
    <w:p w14:paraId="1C9105D6" w14:textId="77777777" w:rsidR="006B2A29" w:rsidRPr="00F015FF" w:rsidRDefault="006B2A29" w:rsidP="005C0EC8">
      <w:pPr>
        <w:rPr>
          <w:rtl/>
        </w:rPr>
      </w:pPr>
    </w:p>
    <w:p w14:paraId="0299B398" w14:textId="77777777" w:rsidR="006B2A29" w:rsidRPr="00F015FF" w:rsidRDefault="006B2A29" w:rsidP="005C0EC8">
      <w:pPr>
        <w:rPr>
          <w:rtl/>
        </w:rPr>
      </w:pPr>
    </w:p>
    <w:p w14:paraId="5D8B8152" w14:textId="77777777" w:rsidR="00784168" w:rsidRPr="00F015FF" w:rsidRDefault="000B363B" w:rsidP="005C0EC8">
      <w:r w:rsidRPr="00F015FF">
        <w:rPr>
          <w:rtl/>
        </w:rPr>
        <w:t>י</w:t>
      </w:r>
      <w:r w:rsidR="006B2A29" w:rsidRPr="00F015FF">
        <w:rPr>
          <w:rtl/>
        </w:rPr>
        <w:t>נואר, 2018</w:t>
      </w:r>
    </w:p>
    <w:p w14:paraId="4BECFBFC" w14:textId="77777777" w:rsidR="00784168" w:rsidRPr="00F015FF" w:rsidRDefault="00784168" w:rsidP="005C0EC8">
      <w:pPr>
        <w:bidi w:val="0"/>
      </w:pPr>
      <w:r w:rsidRPr="00F015FF">
        <w:br w:type="page"/>
      </w:r>
    </w:p>
    <w:p w14:paraId="5D8BD12E" w14:textId="77777777" w:rsidR="00784168" w:rsidRPr="00F015FF" w:rsidRDefault="00784168" w:rsidP="005C0EC8">
      <w:pPr>
        <w:pStyle w:val="1"/>
        <w:rPr>
          <w:rFonts w:eastAsiaTheme="minorHAnsi"/>
          <w:rtl/>
        </w:rPr>
      </w:pPr>
      <w:bookmarkStart w:id="0" w:name="_Toc502824397"/>
      <w:r w:rsidRPr="00F015FF">
        <w:rPr>
          <w:rFonts w:eastAsiaTheme="minorHAnsi"/>
          <w:rtl/>
        </w:rPr>
        <w:lastRenderedPageBreak/>
        <w:t>תקציר</w:t>
      </w:r>
      <w:bookmarkEnd w:id="0"/>
    </w:p>
    <w:p w14:paraId="57E4BB5C" w14:textId="4C776191" w:rsidR="00784168" w:rsidRPr="00F015FF" w:rsidRDefault="00784168" w:rsidP="008F03EC">
      <w:pPr>
        <w:rPr>
          <w:rtl/>
        </w:rPr>
      </w:pPr>
      <w:r w:rsidRPr="00F015FF">
        <w:rPr>
          <w:rtl/>
        </w:rPr>
        <w:t>בדיקת נוכחות של חיידקים בכלל ופתוגנים בפרט במים היא מרכיב הכרחי במעקב השוטף של איכות</w:t>
      </w:r>
      <w:r w:rsidRPr="00F015FF">
        <w:t xml:space="preserve"> </w:t>
      </w:r>
      <w:r w:rsidRPr="00F015FF">
        <w:rPr>
          <w:rtl/>
        </w:rPr>
        <w:t xml:space="preserve">ובטיחות המים. במקורות, חברת המים הלאומית בישראל, פעילים למעלה מ-1,000 קידוחים המספקים מים מאקוויפרים שונים ולמטרות שונות: מי שתייה, השקיה וכדומה. על מנת לאפשר את הספקת המים השוטפת מקידוחים אלה, מתבצעות בדיקות כימיות ומיקרוביאליות בתדירויות משתנות, בהתאם לדרישות בתקנות בריאות העם, תכנית הדיגום השנתית ולמצב הקידוח. בקידוחים מסוימים, לעיתים תכופות, מתקבלות תוצאות חריגות </w:t>
      </w:r>
      <w:r w:rsidR="00C41B01" w:rsidRPr="00F015FF">
        <w:rPr>
          <w:rtl/>
        </w:rPr>
        <w:t>במדדים</w:t>
      </w:r>
      <w:r w:rsidRPr="00F015FF">
        <w:rPr>
          <w:rtl/>
        </w:rPr>
        <w:t xml:space="preserve"> המיקרוביאליים הנבדקים בחיידקים אינדיקטורים, לעומת הדרישות בתקנות ובמקביל תוצאות גבוהות בספירה כללית של חיידקים (</w:t>
      </w:r>
      <w:r w:rsidRPr="00F015FF">
        <w:t xml:space="preserve"> CFU/ml</w:t>
      </w:r>
      <w:r w:rsidRPr="00F015FF">
        <w:rPr>
          <w:rtl/>
        </w:rPr>
        <w:t xml:space="preserve">500&lt;). חריגות אלה עלולות להשבית את הקידוח ובכך לשבש את מערך אספקת המים. במחקר קודם הראנו כי בדיקת מטריצות עירור-פליטה </w:t>
      </w:r>
      <w:r w:rsidR="006A126E" w:rsidRPr="00F015FF">
        <w:rPr>
          <w:rtl/>
        </w:rPr>
        <w:t>של פלואורסנציה</w:t>
      </w:r>
      <w:r w:rsidRPr="00F015FF">
        <w:rPr>
          <w:rtl/>
        </w:rPr>
        <w:t xml:space="preserve"> יכולה לשמש לחיזוי של נוכחות חיידקים במים. מטרת המחקר הנוכחי הי</w:t>
      </w:r>
      <w:r w:rsidR="006A126E" w:rsidRPr="00F015FF">
        <w:rPr>
          <w:rtl/>
        </w:rPr>
        <w:t>י</w:t>
      </w:r>
      <w:r w:rsidRPr="00F015FF">
        <w:rPr>
          <w:rtl/>
        </w:rPr>
        <w:t>תה לבחון האם פלואורסנציה יכולה לשמש ככלי לזיהוי מהיר של חיידקים (ספירה כללית</w:t>
      </w:r>
      <w:ins w:id="1" w:author="עטרה בקל" w:date="2018-06-13T15:46:00Z">
        <w:r w:rsidR="008F03EC">
          <w:rPr>
            <w:rFonts w:hint="cs"/>
            <w:rtl/>
          </w:rPr>
          <w:t xml:space="preserve"> וקוליפורמים</w:t>
        </w:r>
      </w:ins>
      <w:r w:rsidRPr="00F015FF">
        <w:rPr>
          <w:rtl/>
        </w:rPr>
        <w:t xml:space="preserve">) במי קידוחים של מקורות. דגימות של מי קידוחים, לפני ואחרי הכלרה נבחנו לנוכחות חיידקים הטרוטרופיים </w:t>
      </w:r>
      <w:ins w:id="2" w:author="עטרה בקל" w:date="2018-06-13T15:46:00Z">
        <w:r w:rsidR="008F03EC">
          <w:rPr>
            <w:rFonts w:hint="cs"/>
            <w:rtl/>
          </w:rPr>
          <w:t xml:space="preserve">וקוליפורמים </w:t>
        </w:r>
      </w:ins>
      <w:r w:rsidRPr="00F015FF">
        <w:rPr>
          <w:rtl/>
        </w:rPr>
        <w:t>ובמקביל נבדקו מטריצות עירור-פליטה בא</w:t>
      </w:r>
      <w:r w:rsidR="009C7FE8">
        <w:rPr>
          <w:rFonts w:hint="cs"/>
          <w:rtl/>
        </w:rPr>
        <w:t>ו</w:t>
      </w:r>
      <w:r w:rsidRPr="00F015FF">
        <w:rPr>
          <w:rtl/>
        </w:rPr>
        <w:t xml:space="preserve">רכי גל </w:t>
      </w:r>
      <w:r w:rsidR="009C7FE8">
        <w:rPr>
          <w:rFonts w:hint="cs"/>
          <w:rtl/>
        </w:rPr>
        <w:t xml:space="preserve">עירור </w:t>
      </w:r>
      <w:r w:rsidRPr="00F015FF">
        <w:rPr>
          <w:rtl/>
        </w:rPr>
        <w:t>210</w:t>
      </w:r>
      <w:r w:rsidR="009C7FE8">
        <w:rPr>
          <w:rFonts w:hint="cs"/>
          <w:rtl/>
        </w:rPr>
        <w:t>-400</w:t>
      </w:r>
      <w:r w:rsidRPr="00F015FF">
        <w:rPr>
          <w:rtl/>
        </w:rPr>
        <w:t xml:space="preserve"> ננומטר</w:t>
      </w:r>
      <w:r w:rsidR="009C7FE8">
        <w:rPr>
          <w:rFonts w:hint="cs"/>
          <w:rtl/>
        </w:rPr>
        <w:t xml:space="preserve"> ופליטה 220-410 ננומטר</w:t>
      </w:r>
      <w:r w:rsidRPr="00F015FF">
        <w:rPr>
          <w:rtl/>
        </w:rPr>
        <w:t>. הדגימות שהתקבלו</w:t>
      </w:r>
      <w:r w:rsidR="006A126E" w:rsidRPr="00F015FF">
        <w:rPr>
          <w:rtl/>
        </w:rPr>
        <w:t>,</w:t>
      </w:r>
      <w:r w:rsidRPr="00F015FF">
        <w:rPr>
          <w:rtl/>
        </w:rPr>
        <w:t xml:space="preserve"> </w:t>
      </w:r>
      <w:del w:id="3" w:author="עטרה בקל" w:date="2018-06-13T15:47:00Z">
        <w:r w:rsidRPr="00F015FF" w:rsidDel="008F03EC">
          <w:rPr>
            <w:rtl/>
          </w:rPr>
          <w:delText>עד כה</w:delText>
        </w:r>
      </w:del>
      <w:ins w:id="4" w:author="עטרה בקל" w:date="2018-06-13T15:47:00Z">
        <w:r w:rsidR="008F03EC">
          <w:rPr>
            <w:rFonts w:hint="cs"/>
            <w:rtl/>
          </w:rPr>
          <w:t>מלבד חריגות בודדות</w:t>
        </w:r>
      </w:ins>
      <w:r w:rsidR="006A126E" w:rsidRPr="00F015FF">
        <w:rPr>
          <w:rtl/>
        </w:rPr>
        <w:t>,</w:t>
      </w:r>
      <w:r w:rsidRPr="00F015FF">
        <w:rPr>
          <w:rtl/>
        </w:rPr>
        <w:t xml:space="preserve"> לא כללו מספרים חריגים של חיידקים ולא נראה קשר ישר בין מספר החיידקים לעצמת ההארה ב</w:t>
      </w:r>
      <w:r w:rsidR="00C41B01" w:rsidRPr="00F015FF">
        <w:rPr>
          <w:rtl/>
        </w:rPr>
        <w:t xml:space="preserve">צמדי </w:t>
      </w:r>
      <w:r w:rsidRPr="00F015FF">
        <w:rPr>
          <w:rtl/>
        </w:rPr>
        <w:t>אורכי הגל</w:t>
      </w:r>
      <w:r w:rsidR="00C41B01" w:rsidRPr="00F015FF">
        <w:rPr>
          <w:rtl/>
        </w:rPr>
        <w:t xml:space="preserve"> (עירור-פליטה)</w:t>
      </w:r>
      <w:r w:rsidRPr="00F015FF">
        <w:rPr>
          <w:rtl/>
        </w:rPr>
        <w:t xml:space="preserve"> שנבדקו</w:t>
      </w:r>
      <w:r w:rsidR="00F015FF">
        <w:rPr>
          <w:rtl/>
        </w:rPr>
        <w:t xml:space="preserve"> בא</w:t>
      </w:r>
      <w:r w:rsidR="006A126E" w:rsidRPr="00F015FF">
        <w:rPr>
          <w:rtl/>
        </w:rPr>
        <w:t>זורים שונים במפה הספקטרלית</w:t>
      </w:r>
      <w:r w:rsidRPr="00F015FF">
        <w:rPr>
          <w:rtl/>
        </w:rPr>
        <w:t xml:space="preserve">. פיתוח של מודל חיזוי מבוסס </w:t>
      </w:r>
      <w:r w:rsidRPr="00F015FF">
        <w:rPr>
          <w:rFonts w:eastAsia="Times New Roman"/>
        </w:rPr>
        <w:t>Partial Least Square</w:t>
      </w:r>
      <w:r w:rsidRPr="00F015FF">
        <w:t xml:space="preserve"> </w:t>
      </w:r>
      <w:r w:rsidRPr="00F015FF">
        <w:rPr>
          <w:rtl/>
        </w:rPr>
        <w:t xml:space="preserve"> (</w:t>
      </w:r>
      <w:r w:rsidRPr="00F015FF">
        <w:t>PLS</w:t>
      </w:r>
      <w:r w:rsidRPr="00F015FF">
        <w:rPr>
          <w:rtl/>
        </w:rPr>
        <w:t xml:space="preserve">) אשר מתבסס על כל מטריצת הספקטרה שנבדקה </w:t>
      </w:r>
      <w:r w:rsidR="006A126E" w:rsidRPr="00F015FF">
        <w:rPr>
          <w:rtl/>
        </w:rPr>
        <w:t xml:space="preserve">ולאו דווקא על מספר מצומצם של נקודות (עירור-פליטה) במפה, </w:t>
      </w:r>
      <w:r w:rsidRPr="00F015FF">
        <w:rPr>
          <w:rtl/>
        </w:rPr>
        <w:t xml:space="preserve">הראה יכולת חיזוי טובה והצליח להפריד בין דגימות מים עם ספירה כללית קטנה ממאה חיידקים </w:t>
      </w:r>
      <w:r w:rsidR="006A126E" w:rsidRPr="00F015FF">
        <w:rPr>
          <w:rtl/>
        </w:rPr>
        <w:t>(</w:t>
      </w:r>
      <w:r w:rsidR="006A126E" w:rsidRPr="00F015FF">
        <w:t>CFU</w:t>
      </w:r>
      <w:r w:rsidR="006A126E" w:rsidRPr="00F015FF">
        <w:rPr>
          <w:rtl/>
        </w:rPr>
        <w:t xml:space="preserve">) </w:t>
      </w:r>
      <w:r w:rsidRPr="00F015FF">
        <w:rPr>
          <w:rtl/>
        </w:rPr>
        <w:t>למיליליטר לאלה עם ספירות גבוהות יותר</w:t>
      </w:r>
      <w:ins w:id="5" w:author="עטרה בקל" w:date="2018-06-13T15:51:00Z">
        <w:r w:rsidR="008F03EC">
          <w:rPr>
            <w:rFonts w:hint="cs"/>
            <w:rtl/>
          </w:rPr>
          <w:t xml:space="preserve"> בחלק מהקידוחים</w:t>
        </w:r>
      </w:ins>
      <w:r w:rsidRPr="00F015FF">
        <w:rPr>
          <w:rtl/>
        </w:rPr>
        <w:t xml:space="preserve">. </w:t>
      </w:r>
      <w:ins w:id="6" w:author="עטרה בקל" w:date="2018-06-13T15:48:00Z">
        <w:r w:rsidR="008F03EC">
          <w:rPr>
            <w:rFonts w:hint="cs"/>
            <w:rtl/>
          </w:rPr>
          <w:t>בנוסף, בדגימה חריגה</w:t>
        </w:r>
      </w:ins>
      <w:ins w:id="7" w:author="עטרה בקל" w:date="2018-06-13T15:49:00Z">
        <w:r w:rsidR="008F03EC">
          <w:rPr>
            <w:rFonts w:hint="cs"/>
            <w:rtl/>
          </w:rPr>
          <w:t xml:space="preserve"> במיוחד</w:t>
        </w:r>
      </w:ins>
      <w:ins w:id="8" w:author="עטרה בקל" w:date="2018-06-13T15:48:00Z">
        <w:r w:rsidR="008F03EC">
          <w:rPr>
            <w:rFonts w:hint="cs"/>
            <w:rtl/>
          </w:rPr>
          <w:t xml:space="preserve"> </w:t>
        </w:r>
      </w:ins>
      <w:ins w:id="9" w:author="עטרה בקל" w:date="2018-06-13T15:49:00Z">
        <w:r w:rsidR="008F03EC">
          <w:rPr>
            <w:rFonts w:hint="cs"/>
            <w:rtl/>
          </w:rPr>
          <w:t>נמצא</w:t>
        </w:r>
      </w:ins>
      <w:ins w:id="10" w:author="עטרה בקל" w:date="2018-06-13T15:48:00Z">
        <w:r w:rsidR="008F03EC">
          <w:rPr>
            <w:rFonts w:hint="cs"/>
            <w:rtl/>
          </w:rPr>
          <w:t xml:space="preserve"> שהשיטה מתאימה לזיהוי </w:t>
        </w:r>
      </w:ins>
      <w:ins w:id="11" w:author="עטרה בקל" w:date="2018-06-13T15:50:00Z">
        <w:r w:rsidR="008F03EC">
          <w:rPr>
            <w:rFonts w:hint="cs"/>
            <w:rtl/>
          </w:rPr>
          <w:t>זיהום קוליפורמי</w:t>
        </w:r>
      </w:ins>
      <w:ins w:id="12" w:author="עטרה בקל" w:date="2018-06-13T15:48:00Z">
        <w:r w:rsidR="008F03EC">
          <w:rPr>
            <w:rFonts w:hint="cs"/>
            <w:rtl/>
          </w:rPr>
          <w:t xml:space="preserve"> </w:t>
        </w:r>
      </w:ins>
      <w:ins w:id="13" w:author="עטרה בקל" w:date="2018-06-13T15:49:00Z">
        <w:r w:rsidR="008F03EC">
          <w:rPr>
            <w:rFonts w:hint="cs"/>
            <w:rtl/>
          </w:rPr>
          <w:t>במי שתייה</w:t>
        </w:r>
      </w:ins>
      <w:ins w:id="14" w:author="עטרה בקל" w:date="2018-06-13T15:48:00Z">
        <w:r w:rsidR="008F03EC">
          <w:rPr>
            <w:rFonts w:hint="cs"/>
            <w:rtl/>
          </w:rPr>
          <w:t xml:space="preserve">. </w:t>
        </w:r>
      </w:ins>
      <w:r w:rsidRPr="00F015FF">
        <w:rPr>
          <w:rtl/>
        </w:rPr>
        <w:t xml:space="preserve">תוצאות אלה </w:t>
      </w:r>
      <w:bookmarkStart w:id="15" w:name="_GoBack"/>
      <w:bookmarkEnd w:id="15"/>
      <w:r w:rsidRPr="00F015FF">
        <w:rPr>
          <w:rtl/>
        </w:rPr>
        <w:t xml:space="preserve">תומכות בהשערה כי </w:t>
      </w:r>
      <w:r w:rsidR="006A126E" w:rsidRPr="00F015FF">
        <w:rPr>
          <w:rtl/>
        </w:rPr>
        <w:t>מדידות</w:t>
      </w:r>
      <w:r w:rsidRPr="00F015FF">
        <w:rPr>
          <w:rtl/>
        </w:rPr>
        <w:t xml:space="preserve"> פלואורסנ</w:t>
      </w:r>
      <w:r w:rsidR="006A126E" w:rsidRPr="00F015FF">
        <w:rPr>
          <w:rtl/>
        </w:rPr>
        <w:t>ציה</w:t>
      </w:r>
      <w:r w:rsidRPr="00F015FF">
        <w:rPr>
          <w:rtl/>
        </w:rPr>
        <w:t xml:space="preserve"> יכול</w:t>
      </w:r>
      <w:r w:rsidR="006A126E" w:rsidRPr="00F015FF">
        <w:rPr>
          <w:rtl/>
        </w:rPr>
        <w:t>ות</w:t>
      </w:r>
      <w:r w:rsidRPr="00F015FF">
        <w:rPr>
          <w:rtl/>
        </w:rPr>
        <w:t xml:space="preserve"> לשמש ככלי מהיר לזיהוי חריגות בספירה כללית של חיידקים במים. אנליזה</w:t>
      </w:r>
      <w:ins w:id="16" w:author="עטרה בקל" w:date="2018-06-13T15:51:00Z">
        <w:r w:rsidR="008F03EC">
          <w:rPr>
            <w:rFonts w:hint="cs"/>
            <w:rtl/>
          </w:rPr>
          <w:t xml:space="preserve"> נרחבת</w:t>
        </w:r>
      </w:ins>
      <w:r w:rsidRPr="00F015FF">
        <w:rPr>
          <w:rtl/>
        </w:rPr>
        <w:t xml:space="preserve"> של בדיקות מים נוספות תוכל לאשש מסקנה זו</w:t>
      </w:r>
      <w:ins w:id="17" w:author="עטרה בקל" w:date="2018-06-13T15:51:00Z">
        <w:r w:rsidR="008F03EC">
          <w:rPr>
            <w:rFonts w:hint="cs"/>
            <w:rtl/>
          </w:rPr>
          <w:t xml:space="preserve"> ולאפשר לשפר את השיטה לגילוי </w:t>
        </w:r>
      </w:ins>
      <w:ins w:id="18" w:author="עטרה בקל" w:date="2018-06-13T15:52:00Z">
        <w:r w:rsidR="008F03EC">
          <w:rPr>
            <w:rFonts w:hint="cs"/>
            <w:rtl/>
          </w:rPr>
          <w:t>זיהומים בשאר הבארות ובמקרים של זיהום הכולל חיידקים קוליפורמים</w:t>
        </w:r>
      </w:ins>
      <w:r w:rsidRPr="00F015FF">
        <w:rPr>
          <w:rtl/>
        </w:rPr>
        <w:t>.</w:t>
      </w:r>
    </w:p>
    <w:p w14:paraId="7CF4969A" w14:textId="77777777" w:rsidR="006B2A29" w:rsidRPr="00F015FF" w:rsidRDefault="006B2A29" w:rsidP="005C0EC8"/>
    <w:p w14:paraId="4E429E83" w14:textId="77777777" w:rsidR="008C6E25" w:rsidRPr="00F015FF" w:rsidRDefault="006B2A29" w:rsidP="005C0EC8">
      <w:pPr>
        <w:bidi w:val="0"/>
        <w:rPr>
          <w:rFonts w:eastAsia="Times New Roman"/>
        </w:rPr>
      </w:pPr>
      <w:r w:rsidRPr="00F015FF">
        <w:br w:type="page"/>
      </w:r>
    </w:p>
    <w:sdt>
      <w:sdtPr>
        <w:rPr>
          <w:rFonts w:asciiTheme="majorBidi" w:eastAsiaTheme="minorHAnsi" w:hAnsiTheme="majorBidi" w:cstheme="minorBidi"/>
          <w:b w:val="0"/>
          <w:bCs w:val="0"/>
          <w:color w:val="auto"/>
          <w:sz w:val="24"/>
          <w:szCs w:val="24"/>
          <w:lang w:eastAsia="en-US" w:bidi="he-IL"/>
        </w:rPr>
        <w:id w:val="1720866560"/>
        <w:docPartObj>
          <w:docPartGallery w:val="Table of Contents"/>
          <w:docPartUnique/>
        </w:docPartObj>
      </w:sdtPr>
      <w:sdtEndPr>
        <w:rPr>
          <w:rFonts w:cstheme="majorBidi"/>
          <w:noProof/>
          <w:rtl/>
        </w:rPr>
      </w:sdtEndPr>
      <w:sdtContent>
        <w:p w14:paraId="6CC7D823" w14:textId="77777777" w:rsidR="000B363B" w:rsidRPr="00F015FF" w:rsidRDefault="00EA011A" w:rsidP="005C0EC8">
          <w:pPr>
            <w:pStyle w:val="a7"/>
            <w:rPr>
              <w:rStyle w:val="Hyperlink"/>
              <w:rFonts w:asciiTheme="majorBidi" w:eastAsiaTheme="minorHAnsi" w:hAnsiTheme="majorBidi"/>
              <w:b w:val="0"/>
              <w:bCs w:val="0"/>
              <w:noProof/>
              <w:color w:val="auto"/>
              <w:sz w:val="24"/>
              <w:szCs w:val="24"/>
              <w:lang w:eastAsia="en-US" w:bidi="he-IL"/>
            </w:rPr>
          </w:pPr>
          <w:r w:rsidRPr="00F015FF">
            <w:rPr>
              <w:rStyle w:val="Hyperlink"/>
              <w:rFonts w:asciiTheme="majorBidi" w:eastAsiaTheme="minorHAnsi" w:hAnsiTheme="majorBidi"/>
              <w:b w:val="0"/>
              <w:bCs w:val="0"/>
              <w:noProof/>
              <w:color w:val="auto"/>
              <w:sz w:val="24"/>
              <w:szCs w:val="24"/>
              <w:rtl/>
              <w:lang w:eastAsia="en-US" w:bidi="he-IL"/>
            </w:rPr>
            <w:t>תוכן עניינים</w:t>
          </w:r>
        </w:p>
        <w:p w14:paraId="6BC43503" w14:textId="13784F60" w:rsidR="00BA13CD" w:rsidRDefault="000B363B" w:rsidP="005C0EC8">
          <w:pPr>
            <w:pStyle w:val="TOC1"/>
            <w:rPr>
              <w:rFonts w:eastAsiaTheme="minorEastAsia" w:cstheme="minorBidi"/>
              <w:noProof/>
              <w:szCs w:val="22"/>
              <w:rtl/>
            </w:rPr>
          </w:pPr>
          <w:r w:rsidRPr="00F015FF">
            <w:rPr>
              <w:rFonts w:cstheme="majorBidi"/>
            </w:rPr>
            <w:fldChar w:fldCharType="begin"/>
          </w:r>
          <w:r w:rsidRPr="00F015FF">
            <w:rPr>
              <w:rFonts w:cstheme="majorBidi"/>
            </w:rPr>
            <w:instrText xml:space="preserve"> TOC \o "1-3" \h \z \u </w:instrText>
          </w:r>
          <w:r w:rsidRPr="00F015FF">
            <w:rPr>
              <w:rFonts w:cstheme="majorBidi"/>
            </w:rPr>
            <w:fldChar w:fldCharType="separate"/>
          </w:r>
          <w:hyperlink w:anchor="_Toc502824397" w:history="1">
            <w:r w:rsidR="00BA13CD" w:rsidRPr="00A56EAC">
              <w:rPr>
                <w:rStyle w:val="Hyperlink"/>
                <w:rFonts w:ascii="Arial" w:hAnsi="Arial" w:cs="Arial" w:hint="cs"/>
                <w:noProof/>
                <w:rtl/>
              </w:rPr>
              <w:t>תקציר</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Toc502824397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2</w:t>
            </w:r>
            <w:r w:rsidR="00BA13CD">
              <w:rPr>
                <w:rStyle w:val="Hyperlink"/>
                <w:noProof/>
                <w:rtl/>
              </w:rPr>
              <w:fldChar w:fldCharType="end"/>
            </w:r>
          </w:hyperlink>
        </w:p>
        <w:p w14:paraId="6132992B" w14:textId="489F242D" w:rsidR="00BA13CD" w:rsidRDefault="00C85B5F" w:rsidP="005C0EC8">
          <w:pPr>
            <w:pStyle w:val="TOC1"/>
            <w:rPr>
              <w:rFonts w:eastAsiaTheme="minorEastAsia" w:cstheme="minorBidi"/>
              <w:noProof/>
              <w:szCs w:val="22"/>
              <w:rtl/>
            </w:rPr>
          </w:pPr>
          <w:hyperlink w:anchor="_Toc502824398" w:history="1">
            <w:r w:rsidR="00BA13CD" w:rsidRPr="00A56EAC">
              <w:rPr>
                <w:rStyle w:val="Hyperlink"/>
                <w:rFonts w:ascii="Arial" w:hAnsi="Arial" w:cs="Arial" w:hint="cs"/>
                <w:noProof/>
                <w:rtl/>
              </w:rPr>
              <w:t>רקע</w:t>
            </w:r>
            <w:r w:rsidR="00BA13CD" w:rsidRPr="00A56EAC">
              <w:rPr>
                <w:rStyle w:val="Hyperlink"/>
                <w:noProof/>
                <w:rtl/>
              </w:rPr>
              <w:t xml:space="preserve"> </w:t>
            </w:r>
            <w:r w:rsidR="00BA13CD" w:rsidRPr="00A56EAC">
              <w:rPr>
                <w:rStyle w:val="Hyperlink"/>
                <w:rFonts w:ascii="Arial" w:hAnsi="Arial" w:cs="Arial" w:hint="cs"/>
                <w:noProof/>
                <w:rtl/>
              </w:rPr>
              <w:t>כללי</w:t>
            </w:r>
            <w:r w:rsidR="00BA13CD" w:rsidRPr="00A56EAC">
              <w:rPr>
                <w:rStyle w:val="Hyperlink"/>
                <w:noProof/>
                <w:rtl/>
              </w:rPr>
              <w:t xml:space="preserve"> </w:t>
            </w:r>
            <w:r w:rsidR="00BA13CD" w:rsidRPr="00A56EAC">
              <w:rPr>
                <w:rStyle w:val="Hyperlink"/>
                <w:rFonts w:ascii="Arial" w:hAnsi="Arial" w:cs="Arial" w:hint="cs"/>
                <w:noProof/>
                <w:rtl/>
              </w:rPr>
              <w:t>והצגת</w:t>
            </w:r>
            <w:r w:rsidR="00BA13CD" w:rsidRPr="00A56EAC">
              <w:rPr>
                <w:rStyle w:val="Hyperlink"/>
                <w:noProof/>
                <w:rtl/>
              </w:rPr>
              <w:t xml:space="preserve"> </w:t>
            </w:r>
            <w:r w:rsidR="00BA13CD" w:rsidRPr="00A56EAC">
              <w:rPr>
                <w:rStyle w:val="Hyperlink"/>
                <w:rFonts w:ascii="Arial" w:hAnsi="Arial" w:cs="Arial" w:hint="cs"/>
                <w:noProof/>
                <w:rtl/>
              </w:rPr>
              <w:t>הבעיה</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Toc502824398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4</w:t>
            </w:r>
            <w:r w:rsidR="00BA13CD">
              <w:rPr>
                <w:rStyle w:val="Hyperlink"/>
                <w:noProof/>
                <w:rtl/>
              </w:rPr>
              <w:fldChar w:fldCharType="end"/>
            </w:r>
          </w:hyperlink>
        </w:p>
        <w:p w14:paraId="6D2AF8BC" w14:textId="3B461CB6" w:rsidR="00BA13CD" w:rsidRDefault="00C85B5F" w:rsidP="005C0EC8">
          <w:pPr>
            <w:pStyle w:val="TOC1"/>
            <w:rPr>
              <w:rFonts w:eastAsiaTheme="minorEastAsia" w:cstheme="minorBidi"/>
              <w:noProof/>
              <w:szCs w:val="22"/>
              <w:rtl/>
            </w:rPr>
          </w:pPr>
          <w:hyperlink w:anchor="_Toc502824399" w:history="1">
            <w:r w:rsidR="00BA13CD" w:rsidRPr="00A56EAC">
              <w:rPr>
                <w:rStyle w:val="Hyperlink"/>
                <w:rFonts w:ascii="Arial" w:hAnsi="Arial" w:cs="Arial" w:hint="cs"/>
                <w:noProof/>
                <w:rtl/>
              </w:rPr>
              <w:t>סקירת</w:t>
            </w:r>
            <w:r w:rsidR="00BA13CD" w:rsidRPr="00A56EAC">
              <w:rPr>
                <w:rStyle w:val="Hyperlink"/>
                <w:noProof/>
                <w:rtl/>
              </w:rPr>
              <w:t xml:space="preserve"> </w:t>
            </w:r>
            <w:r w:rsidR="00BA13CD" w:rsidRPr="00A56EAC">
              <w:rPr>
                <w:rStyle w:val="Hyperlink"/>
                <w:rFonts w:ascii="Arial" w:hAnsi="Arial" w:cs="Arial" w:hint="cs"/>
                <w:noProof/>
                <w:rtl/>
              </w:rPr>
              <w:t>ספרות</w:t>
            </w:r>
            <w:r w:rsidR="00BA13CD" w:rsidRPr="00A56EAC">
              <w:rPr>
                <w:rStyle w:val="Hyperlink"/>
                <w:noProof/>
                <w:rtl/>
              </w:rPr>
              <w:t xml:space="preserve"> </w:t>
            </w:r>
            <w:r w:rsidR="00BA13CD" w:rsidRPr="00A56EAC">
              <w:rPr>
                <w:rStyle w:val="Hyperlink"/>
                <w:rFonts w:ascii="Arial" w:hAnsi="Arial" w:cs="Arial" w:hint="cs"/>
                <w:noProof/>
                <w:rtl/>
              </w:rPr>
              <w:t>בארץ</w:t>
            </w:r>
            <w:r w:rsidR="00BA13CD" w:rsidRPr="00A56EAC">
              <w:rPr>
                <w:rStyle w:val="Hyperlink"/>
                <w:noProof/>
                <w:rtl/>
              </w:rPr>
              <w:t xml:space="preserve"> </w:t>
            </w:r>
            <w:r w:rsidR="00BA13CD" w:rsidRPr="00A56EAC">
              <w:rPr>
                <w:rStyle w:val="Hyperlink"/>
                <w:rFonts w:ascii="Arial" w:hAnsi="Arial" w:cs="Arial" w:hint="cs"/>
                <w:noProof/>
                <w:rtl/>
              </w:rPr>
              <w:t>ובעולם</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Toc502824399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5</w:t>
            </w:r>
            <w:r w:rsidR="00BA13CD">
              <w:rPr>
                <w:rStyle w:val="Hyperlink"/>
                <w:noProof/>
                <w:rtl/>
              </w:rPr>
              <w:fldChar w:fldCharType="end"/>
            </w:r>
          </w:hyperlink>
        </w:p>
        <w:p w14:paraId="249536A4" w14:textId="1AB86E7A" w:rsidR="00BA13CD" w:rsidRDefault="00C85B5F" w:rsidP="005C0EC8">
          <w:pPr>
            <w:pStyle w:val="TOC1"/>
            <w:rPr>
              <w:rFonts w:eastAsiaTheme="minorEastAsia" w:cstheme="minorBidi"/>
              <w:noProof/>
              <w:szCs w:val="22"/>
              <w:rtl/>
            </w:rPr>
          </w:pPr>
          <w:hyperlink w:anchor="_Toc502824400" w:history="1">
            <w:r w:rsidR="00BA13CD" w:rsidRPr="00A56EAC">
              <w:rPr>
                <w:rStyle w:val="Hyperlink"/>
                <w:rFonts w:ascii="Arial" w:hAnsi="Arial" w:cs="Arial" w:hint="cs"/>
                <w:noProof/>
                <w:rtl/>
              </w:rPr>
              <w:t>מטרת</w:t>
            </w:r>
            <w:r w:rsidR="00BA13CD" w:rsidRPr="00A56EAC">
              <w:rPr>
                <w:rStyle w:val="Hyperlink"/>
                <w:noProof/>
                <w:rtl/>
              </w:rPr>
              <w:t xml:space="preserve"> </w:t>
            </w:r>
            <w:r w:rsidR="00BA13CD" w:rsidRPr="00A56EAC">
              <w:rPr>
                <w:rStyle w:val="Hyperlink"/>
                <w:rFonts w:ascii="Arial" w:hAnsi="Arial" w:cs="Arial" w:hint="cs"/>
                <w:noProof/>
                <w:rtl/>
              </w:rPr>
              <w:t>המחקר</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Toc502824400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6</w:t>
            </w:r>
            <w:r w:rsidR="00BA13CD">
              <w:rPr>
                <w:rStyle w:val="Hyperlink"/>
                <w:noProof/>
                <w:rtl/>
              </w:rPr>
              <w:fldChar w:fldCharType="end"/>
            </w:r>
          </w:hyperlink>
        </w:p>
        <w:p w14:paraId="0B5DEC40" w14:textId="45EF228E" w:rsidR="00BA13CD" w:rsidRDefault="00C85B5F" w:rsidP="005C0EC8">
          <w:pPr>
            <w:pStyle w:val="TOC1"/>
            <w:rPr>
              <w:rFonts w:eastAsiaTheme="minorEastAsia" w:cstheme="minorBidi"/>
              <w:noProof/>
              <w:szCs w:val="22"/>
              <w:rtl/>
            </w:rPr>
          </w:pPr>
          <w:hyperlink w:anchor="_Toc502824401" w:history="1">
            <w:r w:rsidR="00BA13CD" w:rsidRPr="00A56EAC">
              <w:rPr>
                <w:rStyle w:val="Hyperlink"/>
                <w:rFonts w:ascii="Arial" w:hAnsi="Arial" w:cs="Arial" w:hint="cs"/>
                <w:noProof/>
                <w:rtl/>
              </w:rPr>
              <w:t>מתודולוגיה</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Toc502824401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6</w:t>
            </w:r>
            <w:r w:rsidR="00BA13CD">
              <w:rPr>
                <w:rStyle w:val="Hyperlink"/>
                <w:noProof/>
                <w:rtl/>
              </w:rPr>
              <w:fldChar w:fldCharType="end"/>
            </w:r>
          </w:hyperlink>
        </w:p>
        <w:p w14:paraId="2D3D0F58" w14:textId="5B41CAE3" w:rsidR="00BA13CD" w:rsidRDefault="00C85B5F" w:rsidP="005C0EC8">
          <w:pPr>
            <w:pStyle w:val="TOC2"/>
            <w:rPr>
              <w:rFonts w:eastAsiaTheme="minorEastAsia"/>
              <w:noProof/>
              <w:rtl/>
            </w:rPr>
          </w:pPr>
          <w:hyperlink w:anchor="_Toc502824402" w:history="1">
            <w:r w:rsidR="00BA13CD" w:rsidRPr="00A56EAC">
              <w:rPr>
                <w:rStyle w:val="Hyperlink"/>
                <w:noProof/>
                <w:rtl/>
              </w:rPr>
              <w:t>קידוחים</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Toc502824402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6</w:t>
            </w:r>
            <w:r w:rsidR="00BA13CD">
              <w:rPr>
                <w:rStyle w:val="Hyperlink"/>
                <w:noProof/>
                <w:rtl/>
              </w:rPr>
              <w:fldChar w:fldCharType="end"/>
            </w:r>
          </w:hyperlink>
        </w:p>
        <w:p w14:paraId="1A82705F" w14:textId="61F07593" w:rsidR="00BA13CD" w:rsidRDefault="00C85B5F" w:rsidP="005C0EC8">
          <w:pPr>
            <w:pStyle w:val="TOC2"/>
            <w:rPr>
              <w:rFonts w:eastAsiaTheme="minorEastAsia"/>
              <w:noProof/>
              <w:rtl/>
            </w:rPr>
          </w:pPr>
          <w:hyperlink w:anchor="_Toc502824403" w:history="1">
            <w:r w:rsidR="00BA13CD" w:rsidRPr="00A56EAC">
              <w:rPr>
                <w:rStyle w:val="Hyperlink"/>
                <w:noProof/>
                <w:rtl/>
              </w:rPr>
              <w:t>בדיקות איכות מים</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Toc502824403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7</w:t>
            </w:r>
            <w:r w:rsidR="00BA13CD">
              <w:rPr>
                <w:rStyle w:val="Hyperlink"/>
                <w:noProof/>
                <w:rtl/>
              </w:rPr>
              <w:fldChar w:fldCharType="end"/>
            </w:r>
          </w:hyperlink>
        </w:p>
        <w:p w14:paraId="191DB858" w14:textId="5D29411D" w:rsidR="00BA13CD" w:rsidRDefault="00C85B5F" w:rsidP="005C0EC8">
          <w:pPr>
            <w:pStyle w:val="TOC2"/>
            <w:rPr>
              <w:rFonts w:eastAsiaTheme="minorEastAsia"/>
              <w:noProof/>
              <w:rtl/>
            </w:rPr>
          </w:pPr>
          <w:hyperlink w:anchor="_Toc502824404" w:history="1">
            <w:r w:rsidR="00BA13CD" w:rsidRPr="00A56EAC">
              <w:rPr>
                <w:rStyle w:val="Hyperlink"/>
                <w:noProof/>
                <w:rtl/>
              </w:rPr>
              <w:t>בדיקות ספקטרליות</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Toc502824404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7</w:t>
            </w:r>
            <w:r w:rsidR="00BA13CD">
              <w:rPr>
                <w:rStyle w:val="Hyperlink"/>
                <w:noProof/>
                <w:rtl/>
              </w:rPr>
              <w:fldChar w:fldCharType="end"/>
            </w:r>
          </w:hyperlink>
        </w:p>
        <w:p w14:paraId="2435B48E" w14:textId="19E7A7DD" w:rsidR="00BA13CD" w:rsidRDefault="00C85B5F" w:rsidP="005C0EC8">
          <w:pPr>
            <w:pStyle w:val="TOC1"/>
            <w:rPr>
              <w:rFonts w:eastAsiaTheme="minorEastAsia" w:cstheme="minorBidi"/>
              <w:noProof/>
              <w:szCs w:val="22"/>
              <w:rtl/>
            </w:rPr>
          </w:pPr>
          <w:hyperlink w:anchor="_Toc502824405" w:history="1">
            <w:r w:rsidR="00BA13CD" w:rsidRPr="00A56EAC">
              <w:rPr>
                <w:rStyle w:val="Hyperlink"/>
                <w:rFonts w:ascii="Arial" w:hAnsi="Arial" w:cs="Arial" w:hint="cs"/>
                <w:noProof/>
                <w:rtl/>
              </w:rPr>
              <w:t>תוצאות</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Toc502824405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8</w:t>
            </w:r>
            <w:r w:rsidR="00BA13CD">
              <w:rPr>
                <w:rStyle w:val="Hyperlink"/>
                <w:noProof/>
                <w:rtl/>
              </w:rPr>
              <w:fldChar w:fldCharType="end"/>
            </w:r>
          </w:hyperlink>
        </w:p>
        <w:p w14:paraId="3B5C61FC" w14:textId="41DC0A27" w:rsidR="00BA13CD" w:rsidRDefault="00C85B5F" w:rsidP="005C0EC8">
          <w:pPr>
            <w:pStyle w:val="TOC2"/>
            <w:rPr>
              <w:rFonts w:eastAsiaTheme="minorEastAsia"/>
              <w:noProof/>
              <w:rtl/>
            </w:rPr>
          </w:pPr>
          <w:hyperlink w:anchor="_Toc502824406" w:history="1">
            <w:r w:rsidR="00BA13CD" w:rsidRPr="00A56EAC">
              <w:rPr>
                <w:rStyle w:val="Hyperlink"/>
                <w:noProof/>
                <w:rtl/>
              </w:rPr>
              <w:t>דיגומים, מדדים מיקרוביאליים וספקטרליים</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Toc502824406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8</w:t>
            </w:r>
            <w:r w:rsidR="00BA13CD">
              <w:rPr>
                <w:rStyle w:val="Hyperlink"/>
                <w:noProof/>
                <w:rtl/>
              </w:rPr>
              <w:fldChar w:fldCharType="end"/>
            </w:r>
          </w:hyperlink>
        </w:p>
        <w:p w14:paraId="6227D570" w14:textId="573B78F5" w:rsidR="00BA13CD" w:rsidRDefault="00C85B5F" w:rsidP="005C0EC8">
          <w:pPr>
            <w:pStyle w:val="TOC2"/>
            <w:rPr>
              <w:rFonts w:eastAsiaTheme="minorEastAsia"/>
              <w:noProof/>
              <w:rtl/>
            </w:rPr>
          </w:pPr>
          <w:hyperlink w:anchor="_Toc502824407" w:history="1">
            <w:r w:rsidR="00BA13CD" w:rsidRPr="00A56EAC">
              <w:rPr>
                <w:rStyle w:val="Hyperlink"/>
                <w:noProof/>
                <w:rtl/>
              </w:rPr>
              <w:t>ניתוח נתונים ראשוני</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Toc502824407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8</w:t>
            </w:r>
            <w:r w:rsidR="00BA13CD">
              <w:rPr>
                <w:rStyle w:val="Hyperlink"/>
                <w:noProof/>
                <w:rtl/>
              </w:rPr>
              <w:fldChar w:fldCharType="end"/>
            </w:r>
          </w:hyperlink>
        </w:p>
        <w:p w14:paraId="2D34222C" w14:textId="45AF4E71" w:rsidR="00BA13CD" w:rsidRDefault="00C85B5F" w:rsidP="005C0EC8">
          <w:pPr>
            <w:pStyle w:val="TOC2"/>
            <w:rPr>
              <w:rFonts w:eastAsiaTheme="minorEastAsia"/>
              <w:noProof/>
              <w:rtl/>
            </w:rPr>
          </w:pPr>
          <w:hyperlink w:anchor="_Toc502824408" w:history="1">
            <w:r w:rsidR="00BA13CD" w:rsidRPr="00A56EAC">
              <w:rPr>
                <w:rStyle w:val="Hyperlink"/>
                <w:noProof/>
                <w:rtl/>
              </w:rPr>
              <w:t>המשך המחקר</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Toc502824408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10</w:t>
            </w:r>
            <w:r w:rsidR="00BA13CD">
              <w:rPr>
                <w:rStyle w:val="Hyperlink"/>
                <w:noProof/>
                <w:rtl/>
              </w:rPr>
              <w:fldChar w:fldCharType="end"/>
            </w:r>
          </w:hyperlink>
        </w:p>
        <w:p w14:paraId="440FCED2" w14:textId="35864707" w:rsidR="00BA13CD" w:rsidRDefault="00C85B5F" w:rsidP="005C0EC8">
          <w:pPr>
            <w:pStyle w:val="TOC1"/>
            <w:rPr>
              <w:rFonts w:eastAsiaTheme="minorEastAsia" w:cstheme="minorBidi"/>
              <w:noProof/>
              <w:szCs w:val="22"/>
              <w:rtl/>
            </w:rPr>
          </w:pPr>
          <w:hyperlink w:anchor="_Toc502824409" w:history="1">
            <w:r w:rsidR="00BA13CD" w:rsidRPr="00A56EAC">
              <w:rPr>
                <w:rStyle w:val="Hyperlink"/>
                <w:rFonts w:ascii="Arial" w:hAnsi="Arial" w:cs="Arial" w:hint="cs"/>
                <w:noProof/>
                <w:rtl/>
              </w:rPr>
              <w:t>רשימת</w:t>
            </w:r>
            <w:r w:rsidR="00BA13CD" w:rsidRPr="00A56EAC">
              <w:rPr>
                <w:rStyle w:val="Hyperlink"/>
                <w:noProof/>
                <w:rtl/>
              </w:rPr>
              <w:t xml:space="preserve"> </w:t>
            </w:r>
            <w:r w:rsidR="00BA13CD" w:rsidRPr="00A56EAC">
              <w:rPr>
                <w:rStyle w:val="Hyperlink"/>
                <w:rFonts w:ascii="Arial" w:hAnsi="Arial" w:cs="Arial" w:hint="cs"/>
                <w:noProof/>
                <w:rtl/>
              </w:rPr>
              <w:t>ספרות</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Toc502824409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11</w:t>
            </w:r>
            <w:r w:rsidR="00BA13CD">
              <w:rPr>
                <w:rStyle w:val="Hyperlink"/>
                <w:noProof/>
                <w:rtl/>
              </w:rPr>
              <w:fldChar w:fldCharType="end"/>
            </w:r>
          </w:hyperlink>
        </w:p>
        <w:p w14:paraId="2D7E2A27" w14:textId="1FB4DED4" w:rsidR="00BA13CD" w:rsidRDefault="00C85B5F" w:rsidP="005C0EC8">
          <w:pPr>
            <w:pStyle w:val="TOC1"/>
            <w:rPr>
              <w:rFonts w:eastAsiaTheme="minorEastAsia" w:cstheme="minorBidi"/>
              <w:noProof/>
              <w:szCs w:val="22"/>
              <w:rtl/>
            </w:rPr>
          </w:pPr>
          <w:hyperlink w:anchor="_Toc502824410" w:history="1">
            <w:r w:rsidR="00BA13CD" w:rsidRPr="00A56EAC">
              <w:rPr>
                <w:rStyle w:val="Hyperlink"/>
                <w:rFonts w:ascii="Arial" w:hAnsi="Arial" w:cs="Arial" w:hint="cs"/>
                <w:noProof/>
                <w:rtl/>
              </w:rPr>
              <w:t>נספח</w:t>
            </w:r>
            <w:r w:rsidR="00BA13CD">
              <w:rPr>
                <w:noProof/>
                <w:webHidden/>
                <w:rtl/>
              </w:rPr>
              <w:tab/>
            </w:r>
            <w:r w:rsidR="00BA13CD">
              <w:rPr>
                <w:rStyle w:val="Hyperlink"/>
                <w:noProof/>
                <w:rtl/>
              </w:rPr>
              <w:fldChar w:fldCharType="begin"/>
            </w:r>
            <w:r w:rsidR="00BA13CD">
              <w:rPr>
                <w:noProof/>
                <w:webHidden/>
                <w:rtl/>
              </w:rPr>
              <w:instrText xml:space="preserve"> </w:instrText>
            </w:r>
            <w:r w:rsidR="00BA13CD">
              <w:rPr>
                <w:noProof/>
                <w:webHidden/>
              </w:rPr>
              <w:instrText>PAGEREF</w:instrText>
            </w:r>
            <w:r w:rsidR="00BA13CD">
              <w:rPr>
                <w:noProof/>
                <w:webHidden/>
                <w:rtl/>
              </w:rPr>
              <w:instrText xml:space="preserve"> _</w:instrText>
            </w:r>
            <w:r w:rsidR="00BA13CD">
              <w:rPr>
                <w:noProof/>
                <w:webHidden/>
              </w:rPr>
              <w:instrText>Toc502824410 \h</w:instrText>
            </w:r>
            <w:r w:rsidR="00BA13CD">
              <w:rPr>
                <w:noProof/>
                <w:webHidden/>
                <w:rtl/>
              </w:rPr>
              <w:instrText xml:space="preserve"> </w:instrText>
            </w:r>
            <w:r w:rsidR="00BA13CD">
              <w:rPr>
                <w:rStyle w:val="Hyperlink"/>
                <w:noProof/>
                <w:rtl/>
              </w:rPr>
            </w:r>
            <w:r w:rsidR="00BA13CD">
              <w:rPr>
                <w:rStyle w:val="Hyperlink"/>
                <w:noProof/>
                <w:rtl/>
              </w:rPr>
              <w:fldChar w:fldCharType="separate"/>
            </w:r>
            <w:r w:rsidR="00FF2160">
              <w:rPr>
                <w:noProof/>
                <w:webHidden/>
                <w:rtl/>
              </w:rPr>
              <w:t>14</w:t>
            </w:r>
            <w:r w:rsidR="00BA13CD">
              <w:rPr>
                <w:rStyle w:val="Hyperlink"/>
                <w:noProof/>
                <w:rtl/>
              </w:rPr>
              <w:fldChar w:fldCharType="end"/>
            </w:r>
          </w:hyperlink>
        </w:p>
        <w:p w14:paraId="40455867" w14:textId="0249FEE4" w:rsidR="000B363B" w:rsidRPr="00F015FF" w:rsidRDefault="000B363B" w:rsidP="005C0EC8">
          <w:r w:rsidRPr="00F015FF">
            <w:rPr>
              <w:b/>
              <w:bCs/>
              <w:noProof/>
            </w:rPr>
            <w:fldChar w:fldCharType="end"/>
          </w:r>
        </w:p>
      </w:sdtContent>
    </w:sdt>
    <w:p w14:paraId="3F5D3B30" w14:textId="77777777" w:rsidR="008C6E25" w:rsidRPr="00F015FF" w:rsidRDefault="008C6E25" w:rsidP="005C0EC8">
      <w:pPr>
        <w:rPr>
          <w:rtl/>
        </w:rPr>
      </w:pPr>
    </w:p>
    <w:p w14:paraId="76B47D1F" w14:textId="77777777" w:rsidR="008C6E25" w:rsidRPr="00F015FF" w:rsidRDefault="008C6E25" w:rsidP="005C0EC8">
      <w:pPr>
        <w:bidi w:val="0"/>
        <w:rPr>
          <w:rFonts w:eastAsiaTheme="majorEastAsia"/>
          <w:color w:val="2E74B5" w:themeColor="accent1" w:themeShade="BF"/>
        </w:rPr>
      </w:pPr>
      <w:r w:rsidRPr="00F015FF">
        <w:rPr>
          <w:rtl/>
        </w:rPr>
        <w:br w:type="page"/>
      </w:r>
    </w:p>
    <w:p w14:paraId="0531028E" w14:textId="77777777" w:rsidR="008C6E25" w:rsidRPr="00F015FF" w:rsidRDefault="008C6E25" w:rsidP="005C0EC8">
      <w:pPr>
        <w:pStyle w:val="1"/>
        <w:rPr>
          <w:rtl/>
        </w:rPr>
      </w:pPr>
      <w:bookmarkStart w:id="19" w:name="_Toc502824398"/>
      <w:r w:rsidRPr="00F015FF">
        <w:rPr>
          <w:rtl/>
        </w:rPr>
        <w:lastRenderedPageBreak/>
        <w:t>רקע כללי והצגת הבעיה</w:t>
      </w:r>
      <w:bookmarkEnd w:id="19"/>
    </w:p>
    <w:p w14:paraId="443BB177" w14:textId="77777777" w:rsidR="008C6E25" w:rsidRPr="00F015FF" w:rsidRDefault="008C6E25" w:rsidP="005C0EC8">
      <w:pPr>
        <w:rPr>
          <w:rtl/>
        </w:rPr>
      </w:pPr>
      <w:r w:rsidRPr="00F015FF">
        <w:rPr>
          <w:rtl/>
        </w:rPr>
        <w:t xml:space="preserve">בדיקת נוכחות של חיידקים בכלל ופתוגנים בפרט </w:t>
      </w:r>
      <w:bookmarkStart w:id="20" w:name="OLE_LINK15"/>
      <w:bookmarkStart w:id="21" w:name="OLE_LINK16"/>
      <w:r w:rsidRPr="00F015FF">
        <w:rPr>
          <w:rtl/>
        </w:rPr>
        <w:t xml:space="preserve">במים </w:t>
      </w:r>
      <w:bookmarkEnd w:id="20"/>
      <w:bookmarkEnd w:id="21"/>
      <w:r w:rsidRPr="00F015FF">
        <w:rPr>
          <w:rtl/>
        </w:rPr>
        <w:t>היא מרכיב הכרחי במעקב השוטף של איכות</w:t>
      </w:r>
      <w:r w:rsidRPr="00F015FF">
        <w:t xml:space="preserve"> </w:t>
      </w:r>
      <w:r w:rsidRPr="00F015FF">
        <w:rPr>
          <w:rtl/>
        </w:rPr>
        <w:t>ובטיחות המים. במקורות, חברת המים הלאומית בישראל, פעילים למעלה מ-1,000 קידוחים המספקים מים מאקוויפרים שונים ולמטרות שונות: מי שתייה, השקיה וכדומה. על מנת לאפשר את הספקת המים השוטפת מקידוחים אלה, מתבצעות בדיקות כימיות ומיקרוביאליות בתדירויות משתנות, בהתאם לדרישות בתקנות בריאות העם, תכנית הדיגום השנתית ולמצב הקידוח. בקידוחים מסוימים, לעיתים תכופות, מתקבלות תוצאות חריגות בפרמטרים המיקרוביאליים הנבדקים בחיידקים אינדיקטורים, לעומת הדרישות בתקנות ובמקביל תוצאות גבוהות בספירה כללית של חיידקים (</w:t>
      </w:r>
      <w:r w:rsidRPr="00F015FF">
        <w:t xml:space="preserve"> CFU/ml</w:t>
      </w:r>
      <w:r w:rsidRPr="00F015FF">
        <w:rPr>
          <w:rtl/>
        </w:rPr>
        <w:t xml:space="preserve">500&lt;). חריגות אלה עלולות להשבית את הקידוח ובכך לשבש את מערך אספקת המים. </w:t>
      </w:r>
      <w:r w:rsidR="00281B27" w:rsidRPr="00F015FF">
        <w:rPr>
          <w:rtl/>
        </w:rPr>
        <w:t xml:space="preserve"> </w:t>
      </w:r>
      <w:r w:rsidRPr="00F015FF">
        <w:rPr>
          <w:rtl/>
        </w:rPr>
        <w:t xml:space="preserve">ניטור מיקרוביולוגי סדיר של מי אספקה מתבצע ע"י סינון כמות ידועה של מים דרך ממברנת מיליפור והדגרה של הממברנה על מצעי מזון מתאימים לצורך ספירה כללית ובדיקת נוכחות של קוליפורמים וחיידקי א. קולי (או קוליפורמים צואתיים). בדיקות אלה דורשות לפחות 24 שעות, כך שיש עיכוב בזמן התגובה כאשר נמצאות חריגות. שיטה המאפשרת מעקב </w:t>
      </w:r>
      <w:r w:rsidR="000604AB" w:rsidRPr="00F015FF">
        <w:rPr>
          <w:rtl/>
        </w:rPr>
        <w:t>מידי</w:t>
      </w:r>
      <w:r w:rsidRPr="00F015FF">
        <w:rPr>
          <w:rtl/>
        </w:rPr>
        <w:t xml:space="preserve"> אחר האיכות המיקרוביאלית, תאפשר תגובה בזמן אמת (</w:t>
      </w:r>
      <w:r w:rsidRPr="00F015FF">
        <w:t>real time</w:t>
      </w:r>
      <w:r w:rsidRPr="00F015FF">
        <w:rPr>
          <w:rtl/>
        </w:rPr>
        <w:t xml:space="preserve">) במקרה של הופעת זיהום (כגון, הגברת החיטוי) ועל כן תמנע נזקים בריאותיים מהצרכנים. </w:t>
      </w:r>
    </w:p>
    <w:p w14:paraId="4113FEB1" w14:textId="765D9890" w:rsidR="008C6E25" w:rsidRPr="00F015FF" w:rsidRDefault="008C6E25" w:rsidP="005C0EC8">
      <w:pPr>
        <w:rPr>
          <w:rtl/>
        </w:rPr>
      </w:pPr>
      <w:r w:rsidRPr="00F015FF">
        <w:rPr>
          <w:rtl/>
        </w:rPr>
        <w:t xml:space="preserve">ספירה כללית של חיידקים הטרוטרופיים, או בקיצור ספירה כללית, נחשבת למדד תפעולי שימושי להערכת איכות המים </w:t>
      </w:r>
      <w:r w:rsidRPr="00F015FF">
        <w:t xml:space="preserve"> (Allen et al., 2004; Bartram et al., 2003)</w:t>
      </w:r>
      <w:r w:rsidR="000604AB" w:rsidRPr="00F015FF">
        <w:rPr>
          <w:rtl/>
        </w:rPr>
        <w:t xml:space="preserve"> </w:t>
      </w:r>
      <w:r w:rsidRPr="00F015FF">
        <w:rPr>
          <w:rtl/>
        </w:rPr>
        <w:t>ויכולה להצביע על בעיות תפעוליות של מערכת האספקה וההולכה. ה-</w:t>
      </w:r>
      <w:r w:rsidRPr="00F015FF">
        <w:t xml:space="preserve">EPA </w:t>
      </w:r>
      <w:r w:rsidRPr="00F015FF">
        <w:rPr>
          <w:rtl/>
        </w:rPr>
        <w:t xml:space="preserve"> בארה"ב קבע כי ספירות נמוכות מ-</w:t>
      </w:r>
      <w:r w:rsidRPr="00F015FF">
        <w:t>500 CFU/ml</w:t>
      </w:r>
      <w:r w:rsidRPr="00F015FF">
        <w:rPr>
          <w:rtl/>
        </w:rPr>
        <w:t xml:space="preserve"> מעידות על אחזקה טובה של מערכות מי שתייה (</w:t>
      </w:r>
      <w:r w:rsidRPr="00F015FF">
        <w:t>US EPA</w:t>
      </w:r>
      <w:r w:rsidRPr="00F015FF">
        <w:rPr>
          <w:rtl/>
        </w:rPr>
        <w:t xml:space="preserve">2009), גם הדירקטיבה האירופית והתקנות באנגליה תומכות בכך כי ספירה כללית מהווה מדד שימושי לתחזוקה של מתקני הולכת מים </w:t>
      </w:r>
      <w:r w:rsidRPr="00F015FF">
        <w:t>(Sartory, 2004)</w:t>
      </w:r>
      <w:r w:rsidRPr="00F015FF">
        <w:rPr>
          <w:rtl/>
        </w:rPr>
        <w:t>.</w:t>
      </w:r>
      <w:r w:rsidRPr="00F015FF">
        <w:t xml:space="preserve"> </w:t>
      </w:r>
      <w:r w:rsidRPr="00F015FF">
        <w:rPr>
          <w:rtl/>
        </w:rPr>
        <w:t xml:space="preserve">בדיקה של ספירה כללית נערכת על דגימה בודדת או מספר קטן של דגימות שנלקחו בזמן </w:t>
      </w:r>
      <w:r w:rsidR="000604AB" w:rsidRPr="00F015FF">
        <w:rPr>
          <w:rtl/>
        </w:rPr>
        <w:t>מסוים</w:t>
      </w:r>
      <w:r w:rsidRPr="00F015FF">
        <w:rPr>
          <w:rtl/>
        </w:rPr>
        <w:t xml:space="preserve"> והובאו למעבדה. מאחר שאיכות המים אינה קבועה, ניתן להחמיץ אירועים בהם חלה פגיעה באיכות המים, או לזהותם באיחור לאחר מועד הדיגום הבא. כמו כן, הזיהוי במעבדה אורך עוד 24-48 שעות כך שניתן להחמיץ אירוע של פגיעה באיכות המים על כל המשתמע מכך לגבי אספקת מים באיכות נמוכה לצרכנים. בהתאם לכך, הציע ה-</w:t>
      </w:r>
      <w:r w:rsidRPr="00F015FF">
        <w:t>WHO</w:t>
      </w:r>
      <w:r w:rsidRPr="00F015FF">
        <w:rPr>
          <w:rtl/>
        </w:rPr>
        <w:t xml:space="preserve"> תכנית מקיפה לזיהוי זיהומים פוטנציאליים בכל השלבים העיקריים של מערכת הובלת המים (</w:t>
      </w:r>
      <w:r w:rsidRPr="00F015FF">
        <w:t>WHO 2011</w:t>
      </w:r>
      <w:r w:rsidRPr="00F015FF">
        <w:rPr>
          <w:rtl/>
        </w:rPr>
        <w:t>), אשר תכלול זיהוי מהיר ורציף (</w:t>
      </w:r>
      <w:r w:rsidRPr="00F015FF">
        <w:t>(on-line</w:t>
      </w:r>
      <w:r w:rsidRPr="00F015FF">
        <w:rPr>
          <w:rtl/>
        </w:rPr>
        <w:t xml:space="preserve"> של מדדי איכות פיסיקליים, כימיים ומיקרוביולוגיים. מערכת שכזו תאפשר התראה מוקדמת על זיהומים ובהתאם לכך, תאפשר טיפול </w:t>
      </w:r>
      <w:r w:rsidR="000604AB" w:rsidRPr="00F015FF">
        <w:rPr>
          <w:rtl/>
        </w:rPr>
        <w:t>מידי</w:t>
      </w:r>
      <w:r w:rsidRPr="00F015FF">
        <w:rPr>
          <w:rtl/>
        </w:rPr>
        <w:t xml:space="preserve"> לתיקון המצב עוד לפני שהמים הגיעו לצרכן (</w:t>
      </w:r>
      <w:r w:rsidRPr="00F015FF">
        <w:t>Storey et al., 2011</w:t>
      </w:r>
      <w:r w:rsidRPr="00F015FF">
        <w:rPr>
          <w:rtl/>
        </w:rPr>
        <w:t>). אחת הגישות בעלת פוטנציאל גבוה לשמש כמדד ישיר לאיכות מים</w:t>
      </w:r>
      <w:r w:rsidR="005B2989">
        <w:rPr>
          <w:rFonts w:hint="cs"/>
          <w:rtl/>
        </w:rPr>
        <w:t>,</w:t>
      </w:r>
      <w:r w:rsidRPr="00F015FF">
        <w:rPr>
          <w:rtl/>
        </w:rPr>
        <w:t xml:space="preserve"> </w:t>
      </w:r>
      <w:r w:rsidR="005B2989">
        <w:rPr>
          <w:rFonts w:hint="cs"/>
          <w:rtl/>
        </w:rPr>
        <w:t>ע"י</w:t>
      </w:r>
      <w:r w:rsidRPr="00F015FF">
        <w:rPr>
          <w:rtl/>
        </w:rPr>
        <w:t xml:space="preserve"> מדידה רציפה ומהירה</w:t>
      </w:r>
      <w:r w:rsidR="005B2989">
        <w:rPr>
          <w:rFonts w:hint="cs"/>
          <w:rtl/>
        </w:rPr>
        <w:t>,</w:t>
      </w:r>
      <w:r w:rsidRPr="00F015FF">
        <w:rPr>
          <w:rtl/>
        </w:rPr>
        <w:t xml:space="preserve"> היא ספקטרוסקופית</w:t>
      </w:r>
      <w:r w:rsidRPr="00F015FF">
        <w:t xml:space="preserve"> </w:t>
      </w:r>
      <w:r w:rsidRPr="00F015FF">
        <w:rPr>
          <w:rtl/>
        </w:rPr>
        <w:t xml:space="preserve">פלואורסנציה. ספקטרוסקופית פלואורסנציה </w:t>
      </w:r>
      <w:r w:rsidRPr="00F015FF">
        <w:t>3D</w:t>
      </w:r>
      <w:r w:rsidRPr="00F015FF">
        <w:rPr>
          <w:rtl/>
        </w:rPr>
        <w:t xml:space="preserve"> (תלת מימדית) או מדידה של </w:t>
      </w:r>
      <w:bookmarkStart w:id="22" w:name="OLE_LINK13"/>
      <w:bookmarkStart w:id="23" w:name="OLE_LINK14"/>
      <w:r w:rsidRPr="00F015FF">
        <w:rPr>
          <w:rtl/>
        </w:rPr>
        <w:t>מטריצות פלואורסנציה של עירור</w:t>
      </w:r>
      <w:r w:rsidRPr="00F015FF">
        <w:t>-</w:t>
      </w:r>
      <w:r w:rsidRPr="00F015FF">
        <w:rPr>
          <w:rtl/>
        </w:rPr>
        <w:t>פליטה</w:t>
      </w:r>
      <w:bookmarkEnd w:id="22"/>
      <w:bookmarkEnd w:id="23"/>
      <w:r w:rsidRPr="00F015FF">
        <w:rPr>
          <w:rtl/>
        </w:rPr>
        <w:t xml:space="preserve"> יכולה לספק כלי יעיל, רגיש ופשוט לניטור מים לצורך הערכה ראשונית ומעקב של איכותם המיקרוביולוגית. חשוב לציין שמדובר על מדידה ישירה של פלואורסנציה בדוגמאות מים ללא שימוש בכול חומר, צבע, סובסטרט או ריאגנט אחר. שיטת הפלואורסנציה מבוססת על מדידת העוצמת אור הנפלט ממולקולות או יונים בתמיסה שעברו עירור קודם ע"י אור באורכי גל </w:t>
      </w:r>
      <w:r w:rsidR="000604AB" w:rsidRPr="00F015FF">
        <w:rPr>
          <w:rtl/>
        </w:rPr>
        <w:t>מסוימים</w:t>
      </w:r>
      <w:r w:rsidRPr="00F015FF">
        <w:rPr>
          <w:rtl/>
        </w:rPr>
        <w:t xml:space="preserve"> (</w:t>
      </w:r>
      <w:r w:rsidRPr="00F015FF">
        <w:t>Lakowicz, 1999</w:t>
      </w:r>
      <w:r w:rsidRPr="00F015FF">
        <w:rPr>
          <w:rtl/>
        </w:rPr>
        <w:t xml:space="preserve">). מטריצות עירור-פליטה מציגות את עוצמת הפליטה הפלואורסנטית כתלות של אורכי </w:t>
      </w:r>
      <w:r w:rsidRPr="00F015FF">
        <w:rPr>
          <w:rtl/>
        </w:rPr>
        <w:lastRenderedPageBreak/>
        <w:t>גל עירור ופליטה. עבור חומרים פלואורסנטיים, מדידות הפלואורסנציה רגישות יותר ממדידות הבליעה בתחום-</w:t>
      </w:r>
      <w:r w:rsidRPr="00F015FF">
        <w:t>UV</w:t>
      </w:r>
      <w:r w:rsidR="00050E8F">
        <w:rPr>
          <w:rtl/>
        </w:rPr>
        <w:t xml:space="preserve"> והאור הנראה פי</w:t>
      </w:r>
      <w:r w:rsidR="00050E8F">
        <w:rPr>
          <w:rFonts w:hint="cs"/>
          <w:rtl/>
        </w:rPr>
        <w:t xml:space="preserve"> </w:t>
      </w:r>
      <w:r w:rsidR="00050E8F">
        <w:rPr>
          <w:rtl/>
        </w:rPr>
        <w:t>10-1000</w:t>
      </w:r>
      <w:r w:rsidR="00050E8F">
        <w:rPr>
          <w:rFonts w:hint="cs"/>
          <w:rtl/>
        </w:rPr>
        <w:t xml:space="preserve">, או אף יותר, </w:t>
      </w:r>
      <w:r w:rsidRPr="00F015FF">
        <w:rPr>
          <w:rtl/>
        </w:rPr>
        <w:t>בהתאם לתרכובת הספציפית ותכונות התמיסה. שימוש במטריצות עירור-פליטה מאפשר לקבל תמונה תלת ממדית ולהפריד בין שיאים (</w:t>
      </w:r>
      <w:r w:rsidRPr="00F015FF">
        <w:t>peaks</w:t>
      </w:r>
      <w:r w:rsidRPr="00F015FF">
        <w:rPr>
          <w:rtl/>
        </w:rPr>
        <w:t xml:space="preserve">) שייכים למרכיבים (מזהמים) שונים הנמצאים במים, כגון חומרים הומיים, חלבונים, צבעים, פחמימנים ארומאטיים, תרופות מסוימות ואחרים. היתרון המשמעותי של שיטת בדיקה זאת ככלי להערכת איכות מים נובע מהעובדה שלמים נקיים (ללא חיידקים וחומרים אורגניים ואנאורגנים שונים) אין פלואורסנציה בתחום ה- </w:t>
      </w:r>
      <w:r w:rsidRPr="00F015FF">
        <w:t>UV</w:t>
      </w:r>
      <w:r w:rsidRPr="00F015FF">
        <w:rPr>
          <w:rtl/>
        </w:rPr>
        <w:t xml:space="preserve"> והאור הנראה. לכן, כל פלואורסנציה של דוגמאות המים מהווה אינדיקציה ברורה וחד-משמעית לנוכחות רכיבים פלואורסנטיים במים.</w:t>
      </w:r>
      <w:r w:rsidRPr="00F015FF">
        <w:t xml:space="preserve"> </w:t>
      </w:r>
    </w:p>
    <w:p w14:paraId="371EABAF" w14:textId="77777777" w:rsidR="008C6E25" w:rsidRPr="00F015FF" w:rsidRDefault="008C6E25" w:rsidP="005C0EC8">
      <w:pPr>
        <w:pStyle w:val="1"/>
        <w:rPr>
          <w:rtl/>
        </w:rPr>
      </w:pPr>
      <w:bookmarkStart w:id="24" w:name="_Toc502824399"/>
      <w:r w:rsidRPr="00F015FF">
        <w:rPr>
          <w:rtl/>
        </w:rPr>
        <w:t>סקירת ספרות בארץ ובעולם</w:t>
      </w:r>
      <w:bookmarkEnd w:id="24"/>
    </w:p>
    <w:p w14:paraId="2EAD3B2E" w14:textId="6168BB55" w:rsidR="008C6E25" w:rsidRPr="00F015FF" w:rsidRDefault="008C6E25" w:rsidP="005C0EC8">
      <w:pPr>
        <w:rPr>
          <w:rtl/>
        </w:rPr>
      </w:pPr>
      <w:r w:rsidRPr="00F015FF">
        <w:rPr>
          <w:rtl/>
        </w:rPr>
        <w:t>ספקטרוסקופית פלואורסנציה תלת ממדית משמשת כיום ככלי מדעי נפוץ למעקב אחר הימצאות של חומרים אורגניים טבעיים ואנטרופוגניים במי נחלים מזוהמים, אגמים, שפכי נהר, מי תהום, מי ים, מי קולחים וכל גוף מימי אחר (כמו, בריכות שחייה) (</w:t>
      </w:r>
      <w:r w:rsidRPr="00F015FF">
        <w:t>Baker and Lamont-Black, 2001; Holbrook, 2005;</w:t>
      </w:r>
      <w:r w:rsidRPr="00F015FF">
        <w:rPr>
          <w:rtl/>
        </w:rPr>
        <w:t xml:space="preserve"> </w:t>
      </w:r>
      <w:r w:rsidRPr="00F015FF">
        <w:t>Saadi et al., 2006; Coble, 2007; Mostofa et al., 2007</w:t>
      </w:r>
      <w:r w:rsidRPr="00F015FF">
        <w:rPr>
          <w:rtl/>
        </w:rPr>
        <w:t xml:space="preserve">. </w:t>
      </w:r>
      <w:r w:rsidRPr="00F015FF">
        <w:t xml:space="preserve">Carvalho et al., 2008; Borisover et al., 2009; </w:t>
      </w:r>
      <w:r w:rsidRPr="00F015FF">
        <w:rPr>
          <w:rtl/>
        </w:rPr>
        <w:t xml:space="preserve"> בוריסובר וחבריו 2009</w:t>
      </w:r>
      <w:r w:rsidRPr="00F015FF">
        <w:t xml:space="preserve">Borisover, 2011; </w:t>
      </w:r>
      <w:r w:rsidRPr="00F015FF">
        <w:rPr>
          <w:rtl/>
        </w:rPr>
        <w:t xml:space="preserve"> </w:t>
      </w:r>
      <w:r w:rsidRPr="00F015FF">
        <w:t>Cohen t al., 2014</w:t>
      </w:r>
      <w:r w:rsidRPr="00F015FF">
        <w:rPr>
          <w:rtl/>
        </w:rPr>
        <w:t>). חומצות האמינו פנילאלנין, טירוזין ו</w:t>
      </w:r>
      <w:bookmarkStart w:id="25" w:name="OLE_LINK17"/>
      <w:bookmarkStart w:id="26" w:name="OLE_LINK18"/>
      <w:r w:rsidRPr="00F015FF">
        <w:rPr>
          <w:rtl/>
        </w:rPr>
        <w:t>טריפטופן</w:t>
      </w:r>
      <w:bookmarkEnd w:id="25"/>
      <w:bookmarkEnd w:id="26"/>
      <w:r w:rsidRPr="00F015FF">
        <w:rPr>
          <w:rtl/>
        </w:rPr>
        <w:t xml:space="preserve"> הן האחראיות לפלואורסנציה של חלבונים במים. חומצות אמינו אלה מהוות מרכיב חשוב בכל ייצור חי ולכן נוכחות של מיקרואורגניזמים במים, הן חיים והן מתים, או תוצרי פירוק שלהם, תגרום לפלואורסנציה של המים. בנוסף לחומצות אמינו פלואורסנטיות, חיידקים מכילים מרכיבים פלואורסנטיים נוספים, כגון צורה מחוזרת של </w:t>
      </w:r>
      <w:r w:rsidRPr="00F015FF">
        <w:t>nicotinamide adenine dinucleotide (NADH)</w:t>
      </w:r>
      <w:r w:rsidRPr="00F015FF">
        <w:rPr>
          <w:rtl/>
        </w:rPr>
        <w:t xml:space="preserve"> ופלבינים (</w:t>
      </w:r>
      <w:r w:rsidRPr="00F015FF">
        <w:t>flavins</w:t>
      </w:r>
      <w:r w:rsidRPr="00F015FF">
        <w:rPr>
          <w:rtl/>
        </w:rPr>
        <w:t>) מחומצנים (</w:t>
      </w:r>
      <w:r w:rsidRPr="00F015FF">
        <w:t>Lakowicz, 1999; Hill et al., 2009</w:t>
      </w:r>
      <w:r w:rsidRPr="00F015FF">
        <w:rPr>
          <w:rtl/>
        </w:rPr>
        <w:t xml:space="preserve">). בהתאם לכך, ניתן למצוא בספרות דיון לגבי יישומים פוטנציאליים של ספקטרוסקופיה פלואורסנטית </w:t>
      </w:r>
      <w:r w:rsidR="00094DFC" w:rsidRPr="00F015FF">
        <w:rPr>
          <w:rtl/>
        </w:rPr>
        <w:t>לאפיון</w:t>
      </w:r>
      <w:r w:rsidRPr="00F015FF">
        <w:rPr>
          <w:rtl/>
        </w:rPr>
        <w:t xml:space="preserve"> חומר ממקור חלבוני במים, </w:t>
      </w:r>
      <w:r w:rsidR="00094DFC" w:rsidRPr="00F015FF">
        <w:rPr>
          <w:rtl/>
        </w:rPr>
        <w:t>אפיון</w:t>
      </w:r>
      <w:r w:rsidRPr="00F015FF">
        <w:rPr>
          <w:rtl/>
        </w:rPr>
        <w:t xml:space="preserve"> של מים ממקורות שונים, כגון מי ביוב או מי אספקה לפני ואחרי טיפול (</w:t>
      </w:r>
      <w:r w:rsidRPr="00F015FF">
        <w:t>Chen et al., 2003; Bieroza et al., 2009; Henderson et al., 2009; Hambly et al., 2010; Stedmon et al., 2011; Tedetti et al., 2012</w:t>
      </w:r>
      <w:r w:rsidRPr="00F015FF">
        <w:rPr>
          <w:rtl/>
        </w:rPr>
        <w:t>). בעבודות קודמות אכן נצפתה קורלציה בין האות הפלואורסנטי וכמות הביומסה של חיידקים במי מודל של מי ים (</w:t>
      </w:r>
      <w:r w:rsidRPr="00F015FF">
        <w:t>(Determann et al, 1998</w:t>
      </w:r>
      <w:r w:rsidRPr="00F015FF">
        <w:rPr>
          <w:rtl/>
        </w:rPr>
        <w:t xml:space="preserve"> וכן קשר בין הפלואורסנציה של טריפטופן לזיהום מים ע"י מי שפכים, קולחים מטופלים וזיהום חקלאי</w:t>
      </w:r>
      <w:r w:rsidRPr="00F015FF">
        <w:t xml:space="preserve"> (Baker and Inverarity, 2004</w:t>
      </w:r>
      <w:r w:rsidRPr="00F015FF">
        <w:rPr>
          <w:rtl/>
        </w:rPr>
        <w:t>).</w:t>
      </w:r>
      <w:r w:rsidRPr="00F015FF">
        <w:t xml:space="preserve"> </w:t>
      </w:r>
      <w:r w:rsidRPr="00F015FF">
        <w:rPr>
          <w:rtl/>
        </w:rPr>
        <w:t>נמצא גם קשר בין פלואורסנציה של טריפטופן וצריכת החמצן הביולוגי במי נחלים והוצע כי פלואורסנציה של טריפטופן יכולה לשמש כמדד לאיכות מי-נחלים</w:t>
      </w:r>
      <w:r w:rsidR="00050E8F">
        <w:rPr>
          <w:rFonts w:hint="cs"/>
          <w:rtl/>
        </w:rPr>
        <w:t xml:space="preserve"> </w:t>
      </w:r>
      <w:r w:rsidR="00050E8F" w:rsidRPr="00F015FF">
        <w:rPr>
          <w:rtl/>
        </w:rPr>
        <w:t>(</w:t>
      </w:r>
      <w:r w:rsidR="00050E8F" w:rsidRPr="00F015FF">
        <w:t>(Hudson et al., 2008</w:t>
      </w:r>
      <w:r w:rsidRPr="00F015FF">
        <w:rPr>
          <w:rtl/>
        </w:rPr>
        <w:t>. בעבודה מאוחרת יותר, נמצאה קורלציה בין עצמת הפלואורסנציה של טריפטופן באורכי גל עירור-פליטה של</w:t>
      </w:r>
      <w:r w:rsidRPr="00F015FF">
        <w:t xml:space="preserve"> nm </w:t>
      </w:r>
      <w:r w:rsidRPr="00F015FF">
        <w:rPr>
          <w:rtl/>
        </w:rPr>
        <w:t>280/360 לספירה כללית של חיידקים הטרוטרופיים, ספירת קוליפורמים וספירת חיידקי א. קולי בסוגים שונים של מים (כמו מי שתיה ומי מעיין) להם הוסיפו כמויות שונות של מי נהר או של מי ביוב מטופלים (</w:t>
      </w:r>
      <w:r w:rsidRPr="00F015FF">
        <w:t>Cumberland et al., 2012</w:t>
      </w:r>
      <w:r w:rsidRPr="00F015FF">
        <w:rPr>
          <w:rtl/>
        </w:rPr>
        <w:t xml:space="preserve">). עבודות שהתפרסמו בשנים האחרונות עם סוגים שונים של מים הדגימו את הפוטנציאל של מדידת הפלואורסנציה של רכיבים המכילים טריפטופן ככלי לבחינת זיהום מים מיקרוביאלי </w:t>
      </w:r>
      <w:r w:rsidRPr="00F015FF">
        <w:t xml:space="preserve"> (Tedetti, et al., 2013; Baker et al., 2015; Khamis et al., 2015; Sorensen et al., </w:t>
      </w:r>
      <w:r w:rsidRPr="00F015FF">
        <w:lastRenderedPageBreak/>
        <w:t>2015</w:t>
      </w:r>
      <w:r w:rsidRPr="00F015FF">
        <w:rPr>
          <w:rtl/>
        </w:rPr>
        <w:t xml:space="preserve">). מרבית העבודות שפורסמו עד כה עסקו במים שזוהמו במעבדה.. למיטב ידיעתנו לא נערכה עד כה עבודה אשר בחנה </w:t>
      </w:r>
      <w:r w:rsidRPr="00F015FF">
        <w:rPr>
          <w:u w:val="single"/>
          <w:rtl/>
        </w:rPr>
        <w:t>לאורך זמן</w:t>
      </w:r>
      <w:r w:rsidRPr="00F015FF">
        <w:rPr>
          <w:rtl/>
        </w:rPr>
        <w:t xml:space="preserve"> את הקשר בין פלואורסנציה ומדדים כמותיים לזיהום מיקרוביאלי במי שתייה. מחקר כזה הוא הכרחי אם ברצוננו להשתמש במדידת הפלואורסנציה לזיהוי </w:t>
      </w:r>
      <w:r w:rsidR="00094DFC" w:rsidRPr="00F015FF">
        <w:rPr>
          <w:rtl/>
        </w:rPr>
        <w:t>מידי</w:t>
      </w:r>
      <w:r w:rsidRPr="00F015FF">
        <w:rPr>
          <w:rtl/>
        </w:rPr>
        <w:t xml:space="preserve"> ומעקב דינאמי אחר חדירה של זיהום</w:t>
      </w:r>
      <w:r w:rsidRPr="00F015FF">
        <w:t xml:space="preserve"> </w:t>
      </w:r>
      <w:r w:rsidRPr="00F015FF">
        <w:rPr>
          <w:rtl/>
        </w:rPr>
        <w:t xml:space="preserve"> מיקרוביאלי למים. במידה שאכן מעקב שכזה הינו אפשרי, ניתן יהיה ליישם את מדידת הפלואורסנציה </w:t>
      </w:r>
      <w:r w:rsidRPr="00F015FF">
        <w:rPr>
          <w:u w:val="single"/>
          <w:rtl/>
        </w:rPr>
        <w:t>כמדד תפעול</w:t>
      </w:r>
      <w:r w:rsidRPr="00F015FF">
        <w:rPr>
          <w:rtl/>
        </w:rPr>
        <w:t xml:space="preserve">י רגיש אשר יתריע </w:t>
      </w:r>
      <w:r w:rsidR="00094DFC" w:rsidRPr="00F015FF">
        <w:rPr>
          <w:rtl/>
        </w:rPr>
        <w:t>מידית</w:t>
      </w:r>
      <w:r w:rsidRPr="00F015FF">
        <w:rPr>
          <w:rtl/>
        </w:rPr>
        <w:t xml:space="preserve"> על חריגה באיכות המים ועל כן על צורך בביצוע של בדיקות מקיפות יותר </w:t>
      </w:r>
      <w:r w:rsidR="00094DFC" w:rsidRPr="00F015FF">
        <w:rPr>
          <w:rtl/>
        </w:rPr>
        <w:t>לאפיון</w:t>
      </w:r>
      <w:r w:rsidRPr="00F015FF">
        <w:rPr>
          <w:rtl/>
        </w:rPr>
        <w:t xml:space="preserve"> הזיהום ובהתאם לכך תתאפשר תגובה מהירה.</w:t>
      </w:r>
    </w:p>
    <w:p w14:paraId="46C42F0C" w14:textId="77777777" w:rsidR="008C6E25" w:rsidRPr="00F015FF" w:rsidRDefault="008C6E25" w:rsidP="005C0EC8">
      <w:pPr>
        <w:pStyle w:val="1"/>
        <w:rPr>
          <w:rtl/>
        </w:rPr>
      </w:pPr>
      <w:bookmarkStart w:id="27" w:name="_Toc502824400"/>
      <w:r w:rsidRPr="00F015FF">
        <w:rPr>
          <w:rtl/>
        </w:rPr>
        <w:t>מטרת המחקר</w:t>
      </w:r>
      <w:bookmarkEnd w:id="27"/>
    </w:p>
    <w:p w14:paraId="6F4DC94E" w14:textId="77777777" w:rsidR="008C6E25" w:rsidRPr="00F015FF" w:rsidRDefault="008C6E25" w:rsidP="005C0EC8">
      <w:pPr>
        <w:rPr>
          <w:rtl/>
        </w:rPr>
      </w:pPr>
      <w:r w:rsidRPr="00F015FF">
        <w:rPr>
          <w:rtl/>
        </w:rPr>
        <w:t>המטרה הכללית של מחקר זה היא לבחון את הקשר בין ספירה כללית של חיידקים במי אספקה לבין מדידות פלואורסנציה תלת ממדית כבסיס לפיתוח גלאי לזיהוי מהיר ולמעקב אחר נוכחות והתפתחות של זיהומים מיקרוביאלים במים.</w:t>
      </w:r>
    </w:p>
    <w:p w14:paraId="1630AF66" w14:textId="77777777" w:rsidR="008C6E25" w:rsidRPr="00F015FF" w:rsidRDefault="008C6E25" w:rsidP="005C0EC8">
      <w:pPr>
        <w:rPr>
          <w:rtl/>
        </w:rPr>
      </w:pPr>
      <w:r w:rsidRPr="00F015FF">
        <w:rPr>
          <w:rtl/>
        </w:rPr>
        <w:t>מטרות ספציפיות:</w:t>
      </w:r>
    </w:p>
    <w:p w14:paraId="64C58B7B" w14:textId="77777777" w:rsidR="008C6E25" w:rsidRPr="00F015FF" w:rsidRDefault="008C6E25" w:rsidP="005C0EC8">
      <w:pPr>
        <w:pStyle w:val="a8"/>
        <w:numPr>
          <w:ilvl w:val="0"/>
          <w:numId w:val="1"/>
        </w:numPr>
      </w:pPr>
      <w:r w:rsidRPr="00F015FF">
        <w:rPr>
          <w:rtl/>
        </w:rPr>
        <w:t xml:space="preserve">ביצוע סקר שנתי במי קידוחים למעקב אחר מדדי איכות מים במקביל למדידות פלואורסנציה תלת-ממדית. </w:t>
      </w:r>
    </w:p>
    <w:p w14:paraId="0984ED11" w14:textId="77777777" w:rsidR="008C6E25" w:rsidRPr="00F015FF" w:rsidRDefault="008C6E25" w:rsidP="005C0EC8">
      <w:pPr>
        <w:pStyle w:val="a8"/>
        <w:numPr>
          <w:ilvl w:val="0"/>
          <w:numId w:val="1"/>
        </w:numPr>
      </w:pPr>
      <w:r w:rsidRPr="00F015FF">
        <w:rPr>
          <w:rtl/>
        </w:rPr>
        <w:t>בחינת הקשר בין מדידות הפלואורסנציה התלת-ממדית וזיהוי חריגות במדדי איכות מיקרוביאלית.</w:t>
      </w:r>
    </w:p>
    <w:p w14:paraId="4B87508F" w14:textId="77777777" w:rsidR="008C6E25" w:rsidRPr="00F015FF" w:rsidRDefault="008C6E25" w:rsidP="005C0EC8">
      <w:pPr>
        <w:pStyle w:val="a8"/>
        <w:numPr>
          <w:ilvl w:val="0"/>
          <w:numId w:val="1"/>
        </w:numPr>
        <w:rPr>
          <w:rtl/>
        </w:rPr>
      </w:pPr>
      <w:r w:rsidRPr="00F015FF">
        <w:rPr>
          <w:rtl/>
        </w:rPr>
        <w:t>קביעת רמת בסיס (</w:t>
      </w:r>
      <w:r w:rsidRPr="00F015FF">
        <w:t>base</w:t>
      </w:r>
      <w:r w:rsidRPr="00F015FF">
        <w:rPr>
          <w:rtl/>
        </w:rPr>
        <w:t>-</w:t>
      </w:r>
      <w:r w:rsidRPr="00F015FF">
        <w:t>line</w:t>
      </w:r>
      <w:r w:rsidRPr="00F015FF">
        <w:rPr>
          <w:rtl/>
        </w:rPr>
        <w:t xml:space="preserve">) של ערכי פלואורסנציה המייצגים מים באיכות מיקרוביאלית תקינה. </w:t>
      </w:r>
    </w:p>
    <w:p w14:paraId="212A5E4F" w14:textId="77777777" w:rsidR="008C6E25" w:rsidRPr="00F015FF" w:rsidRDefault="008C6E25" w:rsidP="005C0EC8">
      <w:pPr>
        <w:pStyle w:val="1"/>
        <w:rPr>
          <w:rtl/>
        </w:rPr>
      </w:pPr>
      <w:bookmarkStart w:id="28" w:name="_Toc502824401"/>
      <w:r w:rsidRPr="00F015FF">
        <w:rPr>
          <w:rtl/>
        </w:rPr>
        <w:t>מתודולוגיה</w:t>
      </w:r>
      <w:bookmarkEnd w:id="28"/>
    </w:p>
    <w:p w14:paraId="7170C6CD" w14:textId="77777777" w:rsidR="008C6E25" w:rsidRPr="00F015FF" w:rsidRDefault="008C6E25" w:rsidP="005C0EC8">
      <w:pPr>
        <w:rPr>
          <w:rtl/>
        </w:rPr>
      </w:pPr>
      <w:bookmarkStart w:id="29" w:name="_Toc502824402"/>
      <w:bookmarkStart w:id="30" w:name="OLE_LINK31"/>
      <w:bookmarkStart w:id="31" w:name="OLE_LINK32"/>
      <w:r w:rsidRPr="00F015FF">
        <w:rPr>
          <w:rStyle w:val="20"/>
          <w:rFonts w:asciiTheme="majorBidi" w:hAnsiTheme="majorBidi"/>
          <w:color w:val="auto"/>
          <w:sz w:val="24"/>
          <w:szCs w:val="24"/>
          <w:rtl/>
        </w:rPr>
        <w:t>קידוחים</w:t>
      </w:r>
      <w:bookmarkEnd w:id="29"/>
      <w:r w:rsidRPr="00F015FF">
        <w:rPr>
          <w:rtl/>
        </w:rPr>
        <w:t>.</w:t>
      </w:r>
    </w:p>
    <w:p w14:paraId="0E8798F7" w14:textId="77777777" w:rsidR="008C6E25" w:rsidRPr="00F015FF" w:rsidRDefault="008C6E25" w:rsidP="005C0EC8">
      <w:pPr>
        <w:rPr>
          <w:rtl/>
        </w:rPr>
      </w:pPr>
      <w:r w:rsidRPr="00F015FF">
        <w:rPr>
          <w:rtl/>
        </w:rPr>
        <w:t xml:space="preserve">קידוחי </w:t>
      </w:r>
      <w:r w:rsidR="004E1534" w:rsidRPr="00F015FF">
        <w:rPr>
          <w:rtl/>
        </w:rPr>
        <w:t>מים</w:t>
      </w:r>
      <w:r w:rsidRPr="00F015FF">
        <w:rPr>
          <w:rtl/>
        </w:rPr>
        <w:t xml:space="preserve"> </w:t>
      </w:r>
      <w:r w:rsidR="004E1534" w:rsidRPr="00F015FF">
        <w:rPr>
          <w:rtl/>
        </w:rPr>
        <w:t xml:space="preserve">שנבחנו </w:t>
      </w:r>
      <w:r w:rsidRPr="00F015FF">
        <w:rPr>
          <w:rtl/>
        </w:rPr>
        <w:t>במחקר הנוכחי מפורטים בטבלה 1. קידוחים אלה</w:t>
      </w:r>
      <w:r w:rsidR="004E1534" w:rsidRPr="00F015FF">
        <w:rPr>
          <w:rtl/>
        </w:rPr>
        <w:t>,</w:t>
      </w:r>
      <w:r w:rsidRPr="00F015FF">
        <w:rPr>
          <w:rtl/>
        </w:rPr>
        <w:t xml:space="preserve"> נבחרו בשל אחוז החריגות הגבוה במדד הספירה הכללית (איור </w:t>
      </w:r>
      <w:r w:rsidR="004E1534" w:rsidRPr="00F015FF">
        <w:rPr>
          <w:rtl/>
        </w:rPr>
        <w:t>1</w:t>
      </w:r>
      <w:r w:rsidRPr="00F015FF">
        <w:rPr>
          <w:rtl/>
        </w:rPr>
        <w:t xml:space="preserve">). תדירות הדיגומים </w:t>
      </w:r>
      <w:r w:rsidR="004E1534" w:rsidRPr="00F015FF">
        <w:rPr>
          <w:rtl/>
        </w:rPr>
        <w:t>הינה</w:t>
      </w:r>
      <w:r w:rsidRPr="00F015FF">
        <w:rPr>
          <w:rtl/>
        </w:rPr>
        <w:t xml:space="preserve"> בהתאם לתדירות הדיגום בחברת מקורות (טבלה 1), המבוססת על שיקולים שונים, ביניהם</w:t>
      </w:r>
      <w:r w:rsidR="004E1534" w:rsidRPr="00F015FF">
        <w:rPr>
          <w:rtl/>
        </w:rPr>
        <w:t>, תקופות גשמים</w:t>
      </w:r>
      <w:r w:rsidRPr="00F015FF">
        <w:rPr>
          <w:rtl/>
        </w:rPr>
        <w:t xml:space="preserve"> </w:t>
      </w:r>
      <w:r w:rsidR="004E1534" w:rsidRPr="00F015FF">
        <w:rPr>
          <w:rtl/>
        </w:rPr>
        <w:t>ו</w:t>
      </w:r>
      <w:r w:rsidRPr="00F015FF">
        <w:rPr>
          <w:rtl/>
        </w:rPr>
        <w:t>צפי של אחוז החריגות.</w:t>
      </w:r>
    </w:p>
    <w:tbl>
      <w:tblPr>
        <w:tblStyle w:val="a9"/>
        <w:bidiVisual/>
        <w:tblW w:w="0" w:type="auto"/>
        <w:tblInd w:w="10" w:type="dxa"/>
        <w:tblLook w:val="04A0" w:firstRow="1" w:lastRow="0" w:firstColumn="1" w:lastColumn="0" w:noHBand="0" w:noVBand="1"/>
      </w:tblPr>
      <w:tblGrid>
        <w:gridCol w:w="2425"/>
        <w:gridCol w:w="2835"/>
        <w:gridCol w:w="1838"/>
      </w:tblGrid>
      <w:tr w:rsidR="00D331A4" w:rsidRPr="00F015FF" w14:paraId="4C2171B7" w14:textId="77777777" w:rsidTr="00050E8F">
        <w:tc>
          <w:tcPr>
            <w:tcW w:w="7098" w:type="dxa"/>
            <w:gridSpan w:val="3"/>
            <w:tcBorders>
              <w:top w:val="nil"/>
              <w:left w:val="nil"/>
              <w:right w:val="nil"/>
            </w:tcBorders>
          </w:tcPr>
          <w:p w14:paraId="03040431" w14:textId="77777777" w:rsidR="00D331A4" w:rsidRPr="00F015FF" w:rsidRDefault="00D331A4" w:rsidP="005C0EC8">
            <w:pPr>
              <w:rPr>
                <w:b/>
                <w:bCs/>
                <w:caps/>
                <w:rtl/>
              </w:rPr>
            </w:pPr>
            <w:r w:rsidRPr="00F015FF">
              <w:rPr>
                <w:u w:val="single"/>
                <w:rtl/>
              </w:rPr>
              <w:t>טבלה 1</w:t>
            </w:r>
            <w:r w:rsidRPr="00F015FF">
              <w:rPr>
                <w:rtl/>
              </w:rPr>
              <w:t>. תכנית דיגום קידוחי מקורות.</w:t>
            </w:r>
          </w:p>
        </w:tc>
      </w:tr>
      <w:tr w:rsidR="009D51D5" w:rsidRPr="00F015FF" w14:paraId="04FB7F50" w14:textId="77777777" w:rsidTr="00050E8F">
        <w:tc>
          <w:tcPr>
            <w:tcW w:w="2425" w:type="dxa"/>
            <w:hideMark/>
          </w:tcPr>
          <w:p w14:paraId="3A144FE0" w14:textId="77777777" w:rsidR="009D51D5" w:rsidRPr="00F015FF" w:rsidRDefault="009D51D5" w:rsidP="005C0EC8">
            <w:r w:rsidRPr="00F015FF">
              <w:rPr>
                <w:rtl/>
              </w:rPr>
              <w:t>שם הקידוח / אתר דיגום</w:t>
            </w:r>
          </w:p>
        </w:tc>
        <w:tc>
          <w:tcPr>
            <w:tcW w:w="2835" w:type="dxa"/>
            <w:hideMark/>
          </w:tcPr>
          <w:p w14:paraId="38491F6A" w14:textId="6D119865" w:rsidR="009D51D5" w:rsidRPr="00F015FF" w:rsidRDefault="00050E8F" w:rsidP="005C0EC8">
            <w:pPr>
              <w:rPr>
                <w:rtl/>
              </w:rPr>
            </w:pPr>
            <w:r>
              <w:rPr>
                <w:rtl/>
              </w:rPr>
              <w:t xml:space="preserve">תדירות דיגום </w:t>
            </w:r>
            <w:r w:rsidR="009D51D5" w:rsidRPr="00F015FF">
              <w:rPr>
                <w:rtl/>
              </w:rPr>
              <w:t xml:space="preserve"> </w:t>
            </w:r>
          </w:p>
        </w:tc>
        <w:tc>
          <w:tcPr>
            <w:tcW w:w="1838" w:type="dxa"/>
            <w:hideMark/>
          </w:tcPr>
          <w:p w14:paraId="6846F395" w14:textId="77777777" w:rsidR="009D51D5" w:rsidRPr="00F015FF" w:rsidRDefault="009D51D5" w:rsidP="005C0EC8">
            <w:pPr>
              <w:rPr>
                <w:rtl/>
              </w:rPr>
            </w:pPr>
            <w:r w:rsidRPr="00F015FF">
              <w:rPr>
                <w:rtl/>
              </w:rPr>
              <w:t>מס' דיגומים לשנה</w:t>
            </w:r>
          </w:p>
        </w:tc>
      </w:tr>
      <w:tr w:rsidR="009D51D5" w:rsidRPr="00F015FF" w14:paraId="4B62AE3D" w14:textId="77777777" w:rsidTr="00050E8F">
        <w:tc>
          <w:tcPr>
            <w:tcW w:w="2425" w:type="dxa"/>
            <w:hideMark/>
          </w:tcPr>
          <w:p w14:paraId="3F4FCDEB" w14:textId="77777777" w:rsidR="009D51D5" w:rsidRPr="00F015FF" w:rsidRDefault="009D51D5" w:rsidP="005C0EC8">
            <w:pPr>
              <w:rPr>
                <w:rtl/>
              </w:rPr>
            </w:pPr>
          </w:p>
        </w:tc>
        <w:tc>
          <w:tcPr>
            <w:tcW w:w="2835" w:type="dxa"/>
            <w:hideMark/>
          </w:tcPr>
          <w:p w14:paraId="739B9080" w14:textId="77777777" w:rsidR="009D51D5" w:rsidRPr="00F015FF" w:rsidRDefault="009D51D5" w:rsidP="005C0EC8"/>
        </w:tc>
        <w:tc>
          <w:tcPr>
            <w:tcW w:w="1838" w:type="dxa"/>
            <w:hideMark/>
          </w:tcPr>
          <w:p w14:paraId="3203806D" w14:textId="77777777" w:rsidR="009D51D5" w:rsidRPr="00F015FF" w:rsidRDefault="009D51D5" w:rsidP="005C0EC8"/>
        </w:tc>
      </w:tr>
      <w:tr w:rsidR="009D51D5" w:rsidRPr="00F015FF" w14:paraId="1C6E233C" w14:textId="77777777" w:rsidTr="00050E8F">
        <w:tc>
          <w:tcPr>
            <w:tcW w:w="2425" w:type="dxa"/>
            <w:hideMark/>
          </w:tcPr>
          <w:p w14:paraId="23C32F6E" w14:textId="77777777" w:rsidR="009D51D5" w:rsidRPr="00F015FF" w:rsidRDefault="009D51D5" w:rsidP="005C0EC8">
            <w:r w:rsidRPr="00F015FF">
              <w:rPr>
                <w:rtl/>
              </w:rPr>
              <w:t>אלוני הבשן 5</w:t>
            </w:r>
          </w:p>
        </w:tc>
        <w:tc>
          <w:tcPr>
            <w:tcW w:w="2835" w:type="dxa"/>
            <w:hideMark/>
          </w:tcPr>
          <w:p w14:paraId="11FF5D90" w14:textId="77777777" w:rsidR="009D51D5" w:rsidRPr="00F015FF" w:rsidRDefault="009D51D5" w:rsidP="005C0EC8">
            <w:pPr>
              <w:rPr>
                <w:rtl/>
              </w:rPr>
            </w:pPr>
            <w:r w:rsidRPr="00F015FF">
              <w:rPr>
                <w:rtl/>
              </w:rPr>
              <w:t>פעם בחודש</w:t>
            </w:r>
          </w:p>
        </w:tc>
        <w:tc>
          <w:tcPr>
            <w:tcW w:w="1838" w:type="dxa"/>
            <w:hideMark/>
          </w:tcPr>
          <w:p w14:paraId="0CB5258C" w14:textId="77777777" w:rsidR="009D51D5" w:rsidRPr="00F015FF" w:rsidRDefault="009D51D5" w:rsidP="005C0EC8">
            <w:pPr>
              <w:rPr>
                <w:rtl/>
              </w:rPr>
            </w:pPr>
            <w:r w:rsidRPr="00F015FF">
              <w:rPr>
                <w:rtl/>
              </w:rPr>
              <w:t>12</w:t>
            </w:r>
          </w:p>
        </w:tc>
      </w:tr>
      <w:tr w:rsidR="009D51D5" w:rsidRPr="00F015FF" w14:paraId="23433D19" w14:textId="77777777" w:rsidTr="00050E8F">
        <w:tc>
          <w:tcPr>
            <w:tcW w:w="2425" w:type="dxa"/>
            <w:hideMark/>
          </w:tcPr>
          <w:p w14:paraId="484A7130" w14:textId="77777777" w:rsidR="009D51D5" w:rsidRPr="00F015FF" w:rsidRDefault="009D51D5" w:rsidP="005C0EC8">
            <w:pPr>
              <w:rPr>
                <w:rtl/>
              </w:rPr>
            </w:pPr>
            <w:r w:rsidRPr="00F015FF">
              <w:rPr>
                <w:rtl/>
              </w:rPr>
              <w:t>אלוני הבשן 8</w:t>
            </w:r>
          </w:p>
        </w:tc>
        <w:tc>
          <w:tcPr>
            <w:tcW w:w="2835" w:type="dxa"/>
            <w:hideMark/>
          </w:tcPr>
          <w:p w14:paraId="6AE527B6" w14:textId="77777777" w:rsidR="009D51D5" w:rsidRPr="00F015FF" w:rsidRDefault="009D51D5" w:rsidP="005C0EC8">
            <w:pPr>
              <w:rPr>
                <w:rtl/>
              </w:rPr>
            </w:pPr>
            <w:r w:rsidRPr="00F015FF">
              <w:rPr>
                <w:rtl/>
              </w:rPr>
              <w:t>פעם בחודש</w:t>
            </w:r>
          </w:p>
        </w:tc>
        <w:tc>
          <w:tcPr>
            <w:tcW w:w="1838" w:type="dxa"/>
            <w:hideMark/>
          </w:tcPr>
          <w:p w14:paraId="743152D2" w14:textId="77777777" w:rsidR="009D51D5" w:rsidRPr="00F015FF" w:rsidRDefault="009D51D5" w:rsidP="005C0EC8">
            <w:pPr>
              <w:rPr>
                <w:rtl/>
              </w:rPr>
            </w:pPr>
            <w:r w:rsidRPr="00F015FF">
              <w:rPr>
                <w:rtl/>
              </w:rPr>
              <w:t>12</w:t>
            </w:r>
          </w:p>
        </w:tc>
      </w:tr>
      <w:tr w:rsidR="009D51D5" w:rsidRPr="00F015FF" w14:paraId="7ECE0732" w14:textId="77777777" w:rsidTr="00050E8F">
        <w:tc>
          <w:tcPr>
            <w:tcW w:w="2425" w:type="dxa"/>
            <w:hideMark/>
          </w:tcPr>
          <w:p w14:paraId="658BB6D4" w14:textId="77777777" w:rsidR="009D51D5" w:rsidRPr="00F015FF" w:rsidRDefault="009D51D5" w:rsidP="005C0EC8">
            <w:pPr>
              <w:rPr>
                <w:rtl/>
              </w:rPr>
            </w:pPr>
            <w:r w:rsidRPr="00F015FF">
              <w:rPr>
                <w:rtl/>
              </w:rPr>
              <w:t>קדמת צבי 1</w:t>
            </w:r>
          </w:p>
        </w:tc>
        <w:tc>
          <w:tcPr>
            <w:tcW w:w="2835" w:type="dxa"/>
            <w:hideMark/>
          </w:tcPr>
          <w:p w14:paraId="3BF1DF8C" w14:textId="77777777" w:rsidR="009D51D5" w:rsidRPr="00F015FF" w:rsidRDefault="009D51D5" w:rsidP="005C0EC8">
            <w:pPr>
              <w:rPr>
                <w:rtl/>
              </w:rPr>
            </w:pPr>
            <w:r w:rsidRPr="00F015FF">
              <w:rPr>
                <w:rtl/>
              </w:rPr>
              <w:t>אחת לרבעון</w:t>
            </w:r>
          </w:p>
        </w:tc>
        <w:tc>
          <w:tcPr>
            <w:tcW w:w="1838" w:type="dxa"/>
            <w:hideMark/>
          </w:tcPr>
          <w:p w14:paraId="4919D35A" w14:textId="77777777" w:rsidR="009D51D5" w:rsidRPr="00F015FF" w:rsidRDefault="009D51D5" w:rsidP="005C0EC8">
            <w:pPr>
              <w:rPr>
                <w:rtl/>
              </w:rPr>
            </w:pPr>
            <w:r w:rsidRPr="00F015FF">
              <w:rPr>
                <w:rtl/>
              </w:rPr>
              <w:t>4</w:t>
            </w:r>
          </w:p>
        </w:tc>
      </w:tr>
      <w:tr w:rsidR="009D51D5" w:rsidRPr="00F015FF" w14:paraId="1A755B0A" w14:textId="77777777" w:rsidTr="00050E8F">
        <w:tc>
          <w:tcPr>
            <w:tcW w:w="2425" w:type="dxa"/>
            <w:hideMark/>
          </w:tcPr>
          <w:p w14:paraId="40F711C2" w14:textId="77777777" w:rsidR="009D51D5" w:rsidRPr="00F015FF" w:rsidRDefault="009D51D5" w:rsidP="005C0EC8">
            <w:pPr>
              <w:rPr>
                <w:rtl/>
              </w:rPr>
            </w:pPr>
            <w:r w:rsidRPr="00F015FF">
              <w:rPr>
                <w:rtl/>
              </w:rPr>
              <w:t>שמרון 7</w:t>
            </w:r>
          </w:p>
        </w:tc>
        <w:tc>
          <w:tcPr>
            <w:tcW w:w="2835" w:type="dxa"/>
            <w:hideMark/>
          </w:tcPr>
          <w:p w14:paraId="61711E69" w14:textId="77777777" w:rsidR="009D51D5" w:rsidRPr="00F015FF" w:rsidRDefault="009D51D5" w:rsidP="005C0EC8">
            <w:pPr>
              <w:rPr>
                <w:rtl/>
              </w:rPr>
            </w:pPr>
            <w:r w:rsidRPr="00F015FF">
              <w:rPr>
                <w:rtl/>
              </w:rPr>
              <w:t>פעם בחודש</w:t>
            </w:r>
          </w:p>
        </w:tc>
        <w:tc>
          <w:tcPr>
            <w:tcW w:w="1838" w:type="dxa"/>
            <w:hideMark/>
          </w:tcPr>
          <w:p w14:paraId="4BA8814E" w14:textId="77777777" w:rsidR="009D51D5" w:rsidRPr="00F015FF" w:rsidRDefault="009D51D5" w:rsidP="005C0EC8">
            <w:pPr>
              <w:rPr>
                <w:rtl/>
              </w:rPr>
            </w:pPr>
            <w:r w:rsidRPr="00F015FF">
              <w:rPr>
                <w:rtl/>
              </w:rPr>
              <w:t>12</w:t>
            </w:r>
          </w:p>
        </w:tc>
      </w:tr>
      <w:tr w:rsidR="009D51D5" w:rsidRPr="00F015FF" w14:paraId="79085BA8" w14:textId="77777777" w:rsidTr="00050E8F">
        <w:tc>
          <w:tcPr>
            <w:tcW w:w="2425" w:type="dxa"/>
            <w:hideMark/>
          </w:tcPr>
          <w:p w14:paraId="23324FF9" w14:textId="77777777" w:rsidR="009D51D5" w:rsidRPr="00F015FF" w:rsidRDefault="009D51D5" w:rsidP="005C0EC8">
            <w:pPr>
              <w:rPr>
                <w:rtl/>
              </w:rPr>
            </w:pPr>
            <w:r w:rsidRPr="00F015FF">
              <w:rPr>
                <w:rtl/>
              </w:rPr>
              <w:t>*עינן 3</w:t>
            </w:r>
          </w:p>
        </w:tc>
        <w:tc>
          <w:tcPr>
            <w:tcW w:w="2835" w:type="dxa"/>
            <w:hideMark/>
          </w:tcPr>
          <w:p w14:paraId="5C32C5EB" w14:textId="77777777" w:rsidR="009D51D5" w:rsidRPr="00F015FF" w:rsidRDefault="009D51D5" w:rsidP="005C0EC8">
            <w:pPr>
              <w:rPr>
                <w:rtl/>
              </w:rPr>
            </w:pPr>
            <w:r w:rsidRPr="00F015FF">
              <w:rPr>
                <w:rtl/>
              </w:rPr>
              <w:t>דצמבר-מרץ: פעמיים בשבוע</w:t>
            </w:r>
          </w:p>
        </w:tc>
        <w:tc>
          <w:tcPr>
            <w:tcW w:w="1838" w:type="dxa"/>
            <w:hideMark/>
          </w:tcPr>
          <w:p w14:paraId="22DFA6A2" w14:textId="77777777" w:rsidR="009D51D5" w:rsidRPr="00F015FF" w:rsidRDefault="009D51D5" w:rsidP="005C0EC8">
            <w:pPr>
              <w:rPr>
                <w:rtl/>
              </w:rPr>
            </w:pPr>
            <w:r w:rsidRPr="00F015FF">
              <w:rPr>
                <w:rtl/>
              </w:rPr>
              <w:t>32</w:t>
            </w:r>
          </w:p>
        </w:tc>
      </w:tr>
      <w:tr w:rsidR="009D51D5" w:rsidRPr="00F015FF" w14:paraId="07CA347B" w14:textId="77777777" w:rsidTr="00050E8F">
        <w:tc>
          <w:tcPr>
            <w:tcW w:w="2425" w:type="dxa"/>
            <w:hideMark/>
          </w:tcPr>
          <w:p w14:paraId="50B12ED2" w14:textId="77777777" w:rsidR="009D51D5" w:rsidRPr="00F015FF" w:rsidRDefault="009D51D5" w:rsidP="005C0EC8">
            <w:pPr>
              <w:rPr>
                <w:rtl/>
              </w:rPr>
            </w:pPr>
            <w:r w:rsidRPr="00F015FF">
              <w:t> </w:t>
            </w:r>
          </w:p>
        </w:tc>
        <w:tc>
          <w:tcPr>
            <w:tcW w:w="2835" w:type="dxa"/>
            <w:hideMark/>
          </w:tcPr>
          <w:p w14:paraId="385E129E" w14:textId="77777777" w:rsidR="009D51D5" w:rsidRPr="00F015FF" w:rsidRDefault="009D51D5" w:rsidP="005C0EC8">
            <w:pPr>
              <w:rPr>
                <w:rtl/>
              </w:rPr>
            </w:pPr>
            <w:r w:rsidRPr="00F015FF">
              <w:rPr>
                <w:rtl/>
              </w:rPr>
              <w:t>אפריל-נובמבר: פעמיים בחודש</w:t>
            </w:r>
          </w:p>
        </w:tc>
        <w:tc>
          <w:tcPr>
            <w:tcW w:w="1838" w:type="dxa"/>
            <w:hideMark/>
          </w:tcPr>
          <w:p w14:paraId="0BFD198F" w14:textId="77777777" w:rsidR="009D51D5" w:rsidRPr="00F015FF" w:rsidRDefault="009D51D5" w:rsidP="005C0EC8">
            <w:pPr>
              <w:rPr>
                <w:rtl/>
              </w:rPr>
            </w:pPr>
            <w:r w:rsidRPr="00F015FF">
              <w:rPr>
                <w:rtl/>
              </w:rPr>
              <w:t>16</w:t>
            </w:r>
          </w:p>
        </w:tc>
      </w:tr>
      <w:tr w:rsidR="009D51D5" w:rsidRPr="00F015FF" w14:paraId="681D98F6" w14:textId="77777777" w:rsidTr="00050E8F">
        <w:tc>
          <w:tcPr>
            <w:tcW w:w="2425" w:type="dxa"/>
            <w:hideMark/>
          </w:tcPr>
          <w:p w14:paraId="734C08A1" w14:textId="77777777" w:rsidR="009D51D5" w:rsidRPr="00F015FF" w:rsidRDefault="009D51D5" w:rsidP="005C0EC8">
            <w:pPr>
              <w:rPr>
                <w:rtl/>
              </w:rPr>
            </w:pPr>
            <w:r w:rsidRPr="00F015FF">
              <w:rPr>
                <w:rtl/>
              </w:rPr>
              <w:t>*עינן 6</w:t>
            </w:r>
          </w:p>
        </w:tc>
        <w:tc>
          <w:tcPr>
            <w:tcW w:w="2835" w:type="dxa"/>
            <w:hideMark/>
          </w:tcPr>
          <w:p w14:paraId="46F4004C" w14:textId="77777777" w:rsidR="009D51D5" w:rsidRPr="00F015FF" w:rsidRDefault="009D51D5" w:rsidP="005C0EC8">
            <w:pPr>
              <w:rPr>
                <w:rtl/>
              </w:rPr>
            </w:pPr>
            <w:r w:rsidRPr="00F015FF">
              <w:rPr>
                <w:rtl/>
              </w:rPr>
              <w:t>דצמבר-מרץ: פעמיים בשבוע</w:t>
            </w:r>
          </w:p>
        </w:tc>
        <w:tc>
          <w:tcPr>
            <w:tcW w:w="1838" w:type="dxa"/>
            <w:hideMark/>
          </w:tcPr>
          <w:p w14:paraId="19BC4E89" w14:textId="77777777" w:rsidR="009D51D5" w:rsidRPr="00F015FF" w:rsidRDefault="009D51D5" w:rsidP="005C0EC8">
            <w:pPr>
              <w:rPr>
                <w:rtl/>
              </w:rPr>
            </w:pPr>
            <w:r w:rsidRPr="00F015FF">
              <w:rPr>
                <w:rtl/>
              </w:rPr>
              <w:t>32</w:t>
            </w:r>
          </w:p>
        </w:tc>
      </w:tr>
      <w:tr w:rsidR="009D51D5" w:rsidRPr="00F015FF" w14:paraId="5FFEE323" w14:textId="77777777" w:rsidTr="00050E8F">
        <w:tc>
          <w:tcPr>
            <w:tcW w:w="2425" w:type="dxa"/>
            <w:hideMark/>
          </w:tcPr>
          <w:p w14:paraId="5282023D" w14:textId="77777777" w:rsidR="009D51D5" w:rsidRPr="00F015FF" w:rsidRDefault="009D51D5" w:rsidP="005C0EC8">
            <w:pPr>
              <w:rPr>
                <w:rtl/>
              </w:rPr>
            </w:pPr>
            <w:r w:rsidRPr="00F015FF">
              <w:t> </w:t>
            </w:r>
          </w:p>
        </w:tc>
        <w:tc>
          <w:tcPr>
            <w:tcW w:w="2835" w:type="dxa"/>
            <w:hideMark/>
          </w:tcPr>
          <w:p w14:paraId="609CB513" w14:textId="77777777" w:rsidR="009D51D5" w:rsidRPr="00F015FF" w:rsidRDefault="009D51D5" w:rsidP="005C0EC8">
            <w:pPr>
              <w:rPr>
                <w:rtl/>
              </w:rPr>
            </w:pPr>
            <w:r w:rsidRPr="00F015FF">
              <w:rPr>
                <w:rtl/>
              </w:rPr>
              <w:t>אפריל-נובמבר: פעמיים בחודש</w:t>
            </w:r>
          </w:p>
        </w:tc>
        <w:tc>
          <w:tcPr>
            <w:tcW w:w="1838" w:type="dxa"/>
            <w:hideMark/>
          </w:tcPr>
          <w:p w14:paraId="76DB8EB6" w14:textId="77777777" w:rsidR="009D51D5" w:rsidRPr="00F015FF" w:rsidRDefault="009D51D5" w:rsidP="005C0EC8">
            <w:pPr>
              <w:rPr>
                <w:rtl/>
              </w:rPr>
            </w:pPr>
            <w:r w:rsidRPr="00F015FF">
              <w:rPr>
                <w:rtl/>
              </w:rPr>
              <w:t>16</w:t>
            </w:r>
          </w:p>
        </w:tc>
      </w:tr>
      <w:tr w:rsidR="009D51D5" w:rsidRPr="00F015FF" w14:paraId="4F105AA0" w14:textId="77777777" w:rsidTr="00050E8F">
        <w:tc>
          <w:tcPr>
            <w:tcW w:w="2425" w:type="dxa"/>
            <w:hideMark/>
          </w:tcPr>
          <w:p w14:paraId="505C9BD7" w14:textId="77777777" w:rsidR="009D51D5" w:rsidRPr="00F015FF" w:rsidRDefault="009D51D5" w:rsidP="005C0EC8">
            <w:pPr>
              <w:rPr>
                <w:rtl/>
              </w:rPr>
            </w:pPr>
            <w:r w:rsidRPr="00F015FF">
              <w:rPr>
                <w:rtl/>
              </w:rPr>
              <w:lastRenderedPageBreak/>
              <w:t>סה"כ דיגומים</w:t>
            </w:r>
          </w:p>
        </w:tc>
        <w:tc>
          <w:tcPr>
            <w:tcW w:w="2835" w:type="dxa"/>
            <w:hideMark/>
          </w:tcPr>
          <w:p w14:paraId="0BD3770D" w14:textId="77777777" w:rsidR="009D51D5" w:rsidRPr="00BA13CD" w:rsidRDefault="009D51D5" w:rsidP="005C0EC8">
            <w:pPr>
              <w:rPr>
                <w:rtl/>
                <w:lang w:val="en-US"/>
              </w:rPr>
            </w:pPr>
            <w:r w:rsidRPr="00F015FF">
              <w:t> </w:t>
            </w:r>
          </w:p>
        </w:tc>
        <w:tc>
          <w:tcPr>
            <w:tcW w:w="1838" w:type="dxa"/>
            <w:hideMark/>
          </w:tcPr>
          <w:p w14:paraId="4A8AEF6F" w14:textId="77777777" w:rsidR="009D51D5" w:rsidRPr="00F015FF" w:rsidRDefault="009D51D5" w:rsidP="005C0EC8">
            <w:pPr>
              <w:rPr>
                <w:rtl/>
              </w:rPr>
            </w:pPr>
            <w:r w:rsidRPr="00F015FF">
              <w:rPr>
                <w:rtl/>
              </w:rPr>
              <w:t>148</w:t>
            </w:r>
          </w:p>
        </w:tc>
      </w:tr>
    </w:tbl>
    <w:p w14:paraId="41719C25" w14:textId="77777777" w:rsidR="008C6E25" w:rsidRPr="00F015FF" w:rsidRDefault="00121109" w:rsidP="005C0EC8">
      <w:pPr>
        <w:rPr>
          <w:rtl/>
        </w:rPr>
      </w:pPr>
      <w:r w:rsidRPr="00F015FF">
        <w:rPr>
          <w:noProof/>
          <w:rtl/>
          <w:lang w:val="en-GB" w:eastAsia="en-GB"/>
        </w:rPr>
        <w:drawing>
          <wp:anchor distT="0" distB="0" distL="114300" distR="114300" simplePos="0" relativeHeight="251655168" behindDoc="1" locked="0" layoutInCell="1" allowOverlap="1" wp14:anchorId="5F693654" wp14:editId="19593D73">
            <wp:simplePos x="0" y="0"/>
            <wp:positionH relativeFrom="margin">
              <wp:posOffset>56515</wp:posOffset>
            </wp:positionH>
            <wp:positionV relativeFrom="paragraph">
              <wp:posOffset>19050</wp:posOffset>
            </wp:positionV>
            <wp:extent cx="3324225" cy="2667000"/>
            <wp:effectExtent l="0" t="0" r="9525" b="0"/>
            <wp:wrapThrough wrapText="bothSides">
              <wp:wrapPolygon edited="0">
                <wp:start x="0" y="0"/>
                <wp:lineTo x="0" y="21446"/>
                <wp:lineTo x="21538" y="21446"/>
                <wp:lineTo x="21538" y="0"/>
                <wp:lineTo x="0" y="0"/>
              </wp:wrapPolygon>
            </wp:wrapThrough>
            <wp:docPr id="4" name="תרשים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3E80001F" w14:textId="77777777" w:rsidR="008C6E25" w:rsidRPr="00F015FF" w:rsidRDefault="008C6E25" w:rsidP="005C0EC8">
      <w:pPr>
        <w:rPr>
          <w:rtl/>
        </w:rPr>
      </w:pPr>
    </w:p>
    <w:p w14:paraId="4F918671" w14:textId="77777777" w:rsidR="008C6E25" w:rsidRPr="00F015FF" w:rsidRDefault="008C6E25" w:rsidP="005C0EC8">
      <w:pPr>
        <w:rPr>
          <w:rtl/>
        </w:rPr>
      </w:pPr>
    </w:p>
    <w:p w14:paraId="1CDF8D72" w14:textId="77777777" w:rsidR="008C6E25" w:rsidRPr="00F015FF" w:rsidRDefault="008C6E25" w:rsidP="005C0EC8">
      <w:pPr>
        <w:rPr>
          <w:rtl/>
        </w:rPr>
      </w:pPr>
      <w:r w:rsidRPr="00F015FF">
        <w:rPr>
          <w:b/>
          <w:bCs/>
          <w:u w:val="single"/>
          <w:rtl/>
        </w:rPr>
        <w:t xml:space="preserve">איור </w:t>
      </w:r>
      <w:r w:rsidR="00673143" w:rsidRPr="00F015FF">
        <w:rPr>
          <w:b/>
          <w:bCs/>
          <w:u w:val="single"/>
          <w:rtl/>
        </w:rPr>
        <w:t>1</w:t>
      </w:r>
      <w:r w:rsidRPr="00F015FF">
        <w:rPr>
          <w:b/>
          <w:bCs/>
          <w:rtl/>
        </w:rPr>
        <w:t>.</w:t>
      </w:r>
      <w:r w:rsidRPr="00F015FF">
        <w:rPr>
          <w:rtl/>
        </w:rPr>
        <w:t xml:space="preserve"> אחוז תוצאות חריגות בספירה כללית בקידוחים נבחרים מכלל אתרי הדיגום החריגים בפרמטר זה לתקופה של 1.1.2013-4.4.2016. </w:t>
      </w:r>
    </w:p>
    <w:p w14:paraId="47421393" w14:textId="77777777" w:rsidR="008C6E25" w:rsidRPr="00F015FF" w:rsidRDefault="008C6E25" w:rsidP="005C0EC8">
      <w:pPr>
        <w:rPr>
          <w:rtl/>
        </w:rPr>
      </w:pPr>
    </w:p>
    <w:p w14:paraId="4CF5BAFB" w14:textId="77777777" w:rsidR="008C6E25" w:rsidRPr="00F015FF" w:rsidRDefault="008C6E25" w:rsidP="005C0EC8">
      <w:pPr>
        <w:rPr>
          <w:rtl/>
        </w:rPr>
      </w:pPr>
    </w:p>
    <w:p w14:paraId="0A12FB17" w14:textId="77777777" w:rsidR="008C6E25" w:rsidRPr="00F015FF" w:rsidRDefault="008C6E25" w:rsidP="005C0EC8">
      <w:pPr>
        <w:rPr>
          <w:rtl/>
        </w:rPr>
      </w:pPr>
    </w:p>
    <w:p w14:paraId="153754E9" w14:textId="77777777" w:rsidR="008C6E25" w:rsidRPr="00F015FF" w:rsidRDefault="008C6E25" w:rsidP="005C0EC8">
      <w:pPr>
        <w:rPr>
          <w:rtl/>
        </w:rPr>
      </w:pPr>
      <w:bookmarkStart w:id="32" w:name="_Toc502824403"/>
      <w:r w:rsidRPr="00F015FF">
        <w:rPr>
          <w:rStyle w:val="20"/>
          <w:rFonts w:asciiTheme="majorBidi" w:hAnsiTheme="majorBidi"/>
          <w:color w:val="auto"/>
          <w:sz w:val="24"/>
          <w:szCs w:val="24"/>
          <w:rtl/>
        </w:rPr>
        <w:t>בדיקות איכות מים</w:t>
      </w:r>
      <w:bookmarkEnd w:id="32"/>
      <w:r w:rsidRPr="00F015FF">
        <w:rPr>
          <w:rtl/>
        </w:rPr>
        <w:t>.</w:t>
      </w:r>
    </w:p>
    <w:p w14:paraId="06C120ED" w14:textId="77777777" w:rsidR="008C6E25" w:rsidRPr="00F015FF" w:rsidRDefault="008C6E25" w:rsidP="005C0EC8">
      <w:pPr>
        <w:rPr>
          <w:rtl/>
        </w:rPr>
      </w:pPr>
      <w:r w:rsidRPr="00F015FF">
        <w:rPr>
          <w:rtl/>
        </w:rPr>
        <w:t xml:space="preserve">בדיקות איכות המים </w:t>
      </w:r>
      <w:r w:rsidR="004E1534" w:rsidRPr="00F015FF">
        <w:rPr>
          <w:rtl/>
        </w:rPr>
        <w:t>כללו</w:t>
      </w:r>
      <w:r w:rsidRPr="00F015FF">
        <w:rPr>
          <w:rtl/>
        </w:rPr>
        <w:t xml:space="preserve"> בדיקת עכירות ע"י נפלומטר ובדיקה מיקרוביאלית מלאה שכוללת את הפרמטרים הבאים: ספירה כללית של חיידקים הטרוטרופיים, קוליפורמים, קוליפורמים צואתיים וסטרפטוקוקים צואתיים. הבדיקות </w:t>
      </w:r>
      <w:r w:rsidR="004E1534" w:rsidRPr="00F015FF">
        <w:rPr>
          <w:rtl/>
        </w:rPr>
        <w:t>בוצעו</w:t>
      </w:r>
      <w:r w:rsidRPr="00F015FF">
        <w:rPr>
          <w:rtl/>
        </w:rPr>
        <w:t xml:space="preserve"> בשיטת הסינון הממברנלי, כמפורט ב-</w:t>
      </w:r>
      <w:r w:rsidRPr="00F015FF">
        <w:t>Standart Methods</w:t>
      </w:r>
      <w:r w:rsidRPr="00F015FF">
        <w:rPr>
          <w:rtl/>
        </w:rPr>
        <w:t xml:space="preserve"> (</w:t>
      </w:r>
      <w:r w:rsidRPr="00F015FF">
        <w:t>Rice et al., 2012</w:t>
      </w:r>
      <w:r w:rsidRPr="00F015FF">
        <w:rPr>
          <w:rtl/>
        </w:rPr>
        <w:t xml:space="preserve">). מאחר שהמדידות הספקטרליות אינן רגישות לחיות </w:t>
      </w:r>
      <w:r w:rsidR="004E1534" w:rsidRPr="00F015FF">
        <w:rPr>
          <w:rtl/>
        </w:rPr>
        <w:t>(</w:t>
      </w:r>
      <w:r w:rsidR="004E1534" w:rsidRPr="00F015FF">
        <w:t>viability</w:t>
      </w:r>
      <w:r w:rsidR="004E1534" w:rsidRPr="00F015FF">
        <w:rPr>
          <w:rtl/>
        </w:rPr>
        <w:t xml:space="preserve">) </w:t>
      </w:r>
      <w:r w:rsidRPr="00F015FF">
        <w:rPr>
          <w:rtl/>
        </w:rPr>
        <w:t xml:space="preserve">החיידקים, </w:t>
      </w:r>
      <w:r w:rsidR="004E1534" w:rsidRPr="00F015FF">
        <w:rPr>
          <w:rtl/>
        </w:rPr>
        <w:t>נבחנו</w:t>
      </w:r>
      <w:r w:rsidRPr="00F015FF">
        <w:rPr>
          <w:rtl/>
        </w:rPr>
        <w:t xml:space="preserve"> הפרמטרים השונים, </w:t>
      </w:r>
      <w:r w:rsidR="004E1534" w:rsidRPr="00F015FF">
        <w:rPr>
          <w:rtl/>
        </w:rPr>
        <w:t xml:space="preserve">בחלק מהדגימות, </w:t>
      </w:r>
      <w:r w:rsidRPr="00F015FF">
        <w:rPr>
          <w:rtl/>
        </w:rPr>
        <w:t>לפני ואחרי הכלרה.</w:t>
      </w:r>
    </w:p>
    <w:p w14:paraId="3A18D301" w14:textId="77777777" w:rsidR="008C6E25" w:rsidRPr="00F015FF" w:rsidRDefault="008C6E25" w:rsidP="005C0EC8">
      <w:pPr>
        <w:rPr>
          <w:rtl/>
        </w:rPr>
      </w:pPr>
    </w:p>
    <w:p w14:paraId="65639BF6" w14:textId="77777777" w:rsidR="008C6E25" w:rsidRPr="00F015FF" w:rsidRDefault="008C6E25" w:rsidP="005C0EC8">
      <w:pPr>
        <w:rPr>
          <w:rtl/>
        </w:rPr>
      </w:pPr>
      <w:bookmarkStart w:id="33" w:name="_Toc502824404"/>
      <w:r w:rsidRPr="00F015FF">
        <w:rPr>
          <w:rStyle w:val="20"/>
          <w:rFonts w:asciiTheme="majorBidi" w:hAnsiTheme="majorBidi"/>
          <w:color w:val="auto"/>
          <w:sz w:val="24"/>
          <w:szCs w:val="24"/>
          <w:rtl/>
        </w:rPr>
        <w:t>בדיקות ספקטרליות</w:t>
      </w:r>
      <w:bookmarkEnd w:id="33"/>
      <w:r w:rsidRPr="00F015FF">
        <w:rPr>
          <w:rtl/>
        </w:rPr>
        <w:t>.</w:t>
      </w:r>
    </w:p>
    <w:p w14:paraId="39631AF6" w14:textId="5FF1819B" w:rsidR="008C6E25" w:rsidRPr="00F015FF" w:rsidRDefault="008C6E25" w:rsidP="005C0EC8">
      <w:pPr>
        <w:rPr>
          <w:rFonts w:eastAsia="Times New Roman"/>
          <w:rtl/>
        </w:rPr>
      </w:pPr>
      <w:r w:rsidRPr="00F015FF">
        <w:rPr>
          <w:rtl/>
        </w:rPr>
        <w:t xml:space="preserve">מדידות של פלואורסנציה ומטריצות של עירור פליטה, בדגימות המים, </w:t>
      </w:r>
      <w:r w:rsidR="004E1534" w:rsidRPr="00F015FF">
        <w:rPr>
          <w:rtl/>
        </w:rPr>
        <w:t>נערכו</w:t>
      </w:r>
      <w:r w:rsidRPr="00F015FF">
        <w:rPr>
          <w:rtl/>
        </w:rPr>
        <w:t xml:space="preserve"> לפי פרוטוקולים מפורטים </w:t>
      </w:r>
      <w:r w:rsidRPr="00F015FF">
        <w:t>Borisover et al., 2009, 2011, Cohen et al., 2014)</w:t>
      </w:r>
      <w:r w:rsidRPr="00F015FF">
        <w:rPr>
          <w:rtl/>
        </w:rPr>
        <w:t xml:space="preserve">), בעזרת ספקטרופלואורומטר של </w:t>
      </w:r>
      <w:r w:rsidRPr="00F015FF">
        <w:t>SHIMADZU</w:t>
      </w:r>
      <w:r w:rsidR="009C7FE8">
        <w:rPr>
          <w:rtl/>
        </w:rPr>
        <w:t xml:space="preserve">. אורכי </w:t>
      </w:r>
      <w:r w:rsidR="009C7FE8">
        <w:rPr>
          <w:rFonts w:hint="cs"/>
          <w:rtl/>
        </w:rPr>
        <w:t>ה</w:t>
      </w:r>
      <w:r w:rsidR="009C7FE8">
        <w:rPr>
          <w:rtl/>
        </w:rPr>
        <w:t xml:space="preserve">גל </w:t>
      </w:r>
      <w:r w:rsidR="009C7FE8">
        <w:rPr>
          <w:rFonts w:hint="cs"/>
          <w:rtl/>
        </w:rPr>
        <w:t xml:space="preserve">שנבדקו היו: </w:t>
      </w:r>
      <w:r w:rsidRPr="00F015FF">
        <w:rPr>
          <w:rtl/>
        </w:rPr>
        <w:t xml:space="preserve">עירור </w:t>
      </w:r>
      <w:r w:rsidR="009C7FE8">
        <w:rPr>
          <w:rFonts w:hint="cs"/>
          <w:rtl/>
        </w:rPr>
        <w:t xml:space="preserve">210-400 ננומטר </w:t>
      </w:r>
      <w:r w:rsidRPr="00F015FF">
        <w:rPr>
          <w:rtl/>
        </w:rPr>
        <w:t xml:space="preserve">ופליטה </w:t>
      </w:r>
      <w:r w:rsidR="00C6010C">
        <w:rPr>
          <w:rtl/>
        </w:rPr>
        <w:t>2</w:t>
      </w:r>
      <w:r w:rsidR="009C7FE8">
        <w:rPr>
          <w:rFonts w:hint="cs"/>
          <w:rtl/>
        </w:rPr>
        <w:t>2</w:t>
      </w:r>
      <w:r w:rsidRPr="00F015FF">
        <w:rPr>
          <w:rtl/>
        </w:rPr>
        <w:t>0-</w:t>
      </w:r>
      <w:r w:rsidR="00C6010C">
        <w:rPr>
          <w:rFonts w:hint="cs"/>
          <w:rtl/>
        </w:rPr>
        <w:t>4</w:t>
      </w:r>
      <w:r w:rsidR="009C7FE8">
        <w:rPr>
          <w:rFonts w:hint="cs"/>
          <w:rtl/>
        </w:rPr>
        <w:t>1</w:t>
      </w:r>
      <w:r w:rsidR="00C6010C">
        <w:rPr>
          <w:rFonts w:hint="cs"/>
          <w:rtl/>
        </w:rPr>
        <w:t>0</w:t>
      </w:r>
      <w:r w:rsidRPr="00F015FF">
        <w:rPr>
          <w:rtl/>
        </w:rPr>
        <w:t xml:space="preserve"> ננומטר. הפרדה בין תופעות הפלואורסנציה ופיזור אור </w:t>
      </w:r>
      <w:r w:rsidR="004E1534" w:rsidRPr="00F015FF">
        <w:rPr>
          <w:rtl/>
        </w:rPr>
        <w:t>נערכה</w:t>
      </w:r>
      <w:r w:rsidRPr="00F015FF">
        <w:rPr>
          <w:rtl/>
        </w:rPr>
        <w:t xml:space="preserve"> על סמך העדר תלות של מיקום השיא הפלואורסנטי של הפליטה מאורך גל העירור. על מנת לזהות את תרומת הפלואורסנציה של חיידקים שלמים לעומת חומר אורגני מסיס, </w:t>
      </w:r>
      <w:bookmarkStart w:id="34" w:name="OLE_LINK34"/>
      <w:bookmarkStart w:id="35" w:name="OLE_LINK35"/>
      <w:r w:rsidR="004E1534" w:rsidRPr="00F015FF">
        <w:rPr>
          <w:rtl/>
        </w:rPr>
        <w:t>נ</w:t>
      </w:r>
      <w:r w:rsidRPr="00F015FF">
        <w:rPr>
          <w:rtl/>
        </w:rPr>
        <w:t>בדקו הספקטרומים של המים</w:t>
      </w:r>
      <w:r w:rsidR="004E1534" w:rsidRPr="00F015FF">
        <w:rPr>
          <w:rtl/>
        </w:rPr>
        <w:t>, בחלק מהדגימות,</w:t>
      </w:r>
      <w:r w:rsidRPr="00F015FF">
        <w:rPr>
          <w:rtl/>
        </w:rPr>
        <w:t xml:space="preserve"> לפני ואחרי סינון דרך פילטר </w:t>
      </w:r>
      <w:bookmarkStart w:id="36" w:name="OLE_LINK28"/>
      <w:bookmarkStart w:id="37" w:name="OLE_LINK29"/>
      <w:r w:rsidRPr="00F015FF">
        <w:t>0.45 µm</w:t>
      </w:r>
      <w:r w:rsidRPr="00F015FF">
        <w:rPr>
          <w:rtl/>
        </w:rPr>
        <w:t>.</w:t>
      </w:r>
      <w:bookmarkEnd w:id="36"/>
      <w:bookmarkEnd w:id="37"/>
      <w:r w:rsidRPr="00F015FF">
        <w:rPr>
          <w:rtl/>
        </w:rPr>
        <w:t xml:space="preserve"> </w:t>
      </w:r>
      <w:bookmarkEnd w:id="30"/>
      <w:bookmarkEnd w:id="31"/>
      <w:bookmarkEnd w:id="34"/>
      <w:bookmarkEnd w:id="35"/>
      <w:r w:rsidRPr="00F015FF">
        <w:rPr>
          <w:rtl/>
        </w:rPr>
        <w:t>ניתוח כימומטרי</w:t>
      </w:r>
      <w:r w:rsidRPr="00F015FF">
        <w:t xml:space="preserve"> </w:t>
      </w:r>
      <w:r w:rsidRPr="00F015FF">
        <w:rPr>
          <w:rtl/>
        </w:rPr>
        <w:t xml:space="preserve">של מטריצות עירור-פליטה </w:t>
      </w:r>
      <w:r w:rsidR="00C6010C">
        <w:rPr>
          <w:rFonts w:hint="cs"/>
          <w:rtl/>
        </w:rPr>
        <w:t xml:space="preserve">נערך </w:t>
      </w:r>
      <w:r w:rsidR="00757DD0" w:rsidRPr="00F015FF">
        <w:rPr>
          <w:rFonts w:eastAsia="Times New Roman"/>
          <w:rtl/>
        </w:rPr>
        <w:t xml:space="preserve">באמצעות מודלים מבוססי </w:t>
      </w:r>
      <w:r w:rsidR="00757DD0" w:rsidRPr="00F015FF">
        <w:rPr>
          <w:rFonts w:eastAsia="Times New Roman"/>
        </w:rPr>
        <w:t>Partial Least Square</w:t>
      </w:r>
      <w:r w:rsidR="00757DD0" w:rsidRPr="00F015FF">
        <w:rPr>
          <w:rFonts w:eastAsia="Times New Roman"/>
          <w:rtl/>
        </w:rPr>
        <w:t xml:space="preserve"> (</w:t>
      </w:r>
      <w:r w:rsidR="00757DD0" w:rsidRPr="00F015FF">
        <w:rPr>
          <w:rFonts w:eastAsia="Times New Roman"/>
        </w:rPr>
        <w:t>PLS</w:t>
      </w:r>
      <w:r w:rsidR="00757DD0" w:rsidRPr="00F015FF">
        <w:rPr>
          <w:rFonts w:eastAsia="Times New Roman"/>
          <w:rtl/>
        </w:rPr>
        <w:t xml:space="preserve">) באמצעות תוכנת </w:t>
      </w:r>
      <w:r w:rsidR="00757DD0" w:rsidRPr="00F015FF">
        <w:rPr>
          <w:rFonts w:eastAsia="Times New Roman"/>
        </w:rPr>
        <w:t>JMP</w:t>
      </w:r>
      <w:r w:rsidR="00757DD0" w:rsidRPr="00F015FF">
        <w:rPr>
          <w:rFonts w:eastAsia="Times New Roman"/>
          <w:rtl/>
        </w:rPr>
        <w:t xml:space="preserve"> (גרסה </w:t>
      </w:r>
      <w:r w:rsidR="00757DD0" w:rsidRPr="00F015FF">
        <w:rPr>
          <w:rFonts w:eastAsia="Times New Roman"/>
        </w:rPr>
        <w:t>JMP Pro 13.0.0</w:t>
      </w:r>
      <w:r w:rsidR="00757DD0" w:rsidRPr="00F015FF">
        <w:rPr>
          <w:rFonts w:eastAsia="Times New Roman"/>
          <w:rtl/>
        </w:rPr>
        <w:t xml:space="preserve"> של חברת </w:t>
      </w:r>
      <w:r w:rsidR="00757DD0" w:rsidRPr="00F015FF">
        <w:rPr>
          <w:rFonts w:eastAsia="Times New Roman"/>
        </w:rPr>
        <w:t>SAS institute.</w:t>
      </w:r>
      <w:r w:rsidR="00757DD0" w:rsidRPr="00F015FF">
        <w:rPr>
          <w:rFonts w:eastAsia="Times New Roman"/>
          <w:rtl/>
        </w:rPr>
        <w:t xml:space="preserve"> קארי, ארה"ב)</w:t>
      </w:r>
      <w:r w:rsidRPr="00F015FF">
        <w:rPr>
          <w:rFonts w:eastAsia="Times New Roman"/>
          <w:rtl/>
        </w:rPr>
        <w:t xml:space="preserve">. </w:t>
      </w:r>
    </w:p>
    <w:p w14:paraId="2A0E2D1B" w14:textId="77777777" w:rsidR="008C6E25" w:rsidRPr="00F015FF" w:rsidRDefault="0078085D" w:rsidP="005C0EC8">
      <w:pPr>
        <w:pStyle w:val="1"/>
        <w:rPr>
          <w:rtl/>
        </w:rPr>
      </w:pPr>
      <w:bookmarkStart w:id="38" w:name="_Toc502824405"/>
      <w:r w:rsidRPr="005C0EC8">
        <w:rPr>
          <w:rtl/>
        </w:rPr>
        <w:lastRenderedPageBreak/>
        <w:t>תוצאות</w:t>
      </w:r>
      <w:bookmarkEnd w:id="38"/>
    </w:p>
    <w:p w14:paraId="7CE52133" w14:textId="4C9FC497" w:rsidR="001D2653" w:rsidRPr="00F015FF" w:rsidRDefault="001D2653" w:rsidP="005C0EC8">
      <w:pPr>
        <w:pStyle w:val="2"/>
        <w:rPr>
          <w:rtl/>
        </w:rPr>
      </w:pPr>
      <w:bookmarkStart w:id="39" w:name="_Toc502824406"/>
      <w:r w:rsidRPr="005C0EC8">
        <w:rPr>
          <w:rtl/>
        </w:rPr>
        <w:t>דיגומים</w:t>
      </w:r>
      <w:r w:rsidRPr="00F015FF">
        <w:rPr>
          <w:rtl/>
        </w:rPr>
        <w:t xml:space="preserve">, מדדים מיקרוביאליים </w:t>
      </w:r>
      <w:r w:rsidR="005B2989">
        <w:rPr>
          <w:rFonts w:hint="cs"/>
          <w:rtl/>
        </w:rPr>
        <w:t>וספקטרליים</w:t>
      </w:r>
      <w:bookmarkEnd w:id="39"/>
    </w:p>
    <w:p w14:paraId="7D378ACC" w14:textId="77777777" w:rsidR="0078085D" w:rsidRPr="00F015FF" w:rsidRDefault="008C6E25" w:rsidP="005C0EC8">
      <w:pPr>
        <w:rPr>
          <w:rtl/>
        </w:rPr>
      </w:pPr>
      <w:r w:rsidRPr="00F015FF">
        <w:rPr>
          <w:rtl/>
        </w:rPr>
        <w:t xml:space="preserve">תכנית העבודה </w:t>
      </w:r>
      <w:r w:rsidR="0078085D" w:rsidRPr="00F015FF">
        <w:rPr>
          <w:rtl/>
        </w:rPr>
        <w:t xml:space="preserve">תוכננה </w:t>
      </w:r>
      <w:r w:rsidRPr="00F015FF">
        <w:rPr>
          <w:rtl/>
        </w:rPr>
        <w:t>לשנה אחת בה ייערך במקביל מעקב אחר מדידות ספקטרליות ומעקב אחר פרמטרים מיקרוביאליים, כמפורט לעיל, בדגימות מים מקידוחים עם בעיות מיקרוביאליות.</w:t>
      </w:r>
      <w:r w:rsidR="0078085D" w:rsidRPr="00F015FF">
        <w:rPr>
          <w:rtl/>
        </w:rPr>
        <w:t xml:space="preserve"> המעקב השנתי תוכנן על מנת לכסות אירועים, בעיקר בחורף, בהם יש חריגות במדדי הספירה הכללית במים. </w:t>
      </w:r>
    </w:p>
    <w:p w14:paraId="56D4BC41" w14:textId="100DAEEA" w:rsidR="0078085D" w:rsidRPr="00F015FF" w:rsidRDefault="0078085D" w:rsidP="005C0EC8">
      <w:pPr>
        <w:rPr>
          <w:rtl/>
        </w:rPr>
      </w:pPr>
      <w:r w:rsidRPr="00F015FF">
        <w:rPr>
          <w:rtl/>
        </w:rPr>
        <w:t xml:space="preserve">מסיבות בירוקרטיות שונות, </w:t>
      </w:r>
      <w:r w:rsidR="00C6010C">
        <w:rPr>
          <w:rFonts w:hint="cs"/>
          <w:rtl/>
        </w:rPr>
        <w:t>שנגעו לאישור ההסכם בין רשות המים למינהל המחקר החקלאי</w:t>
      </w:r>
      <w:r w:rsidRPr="00F015FF">
        <w:rPr>
          <w:rtl/>
        </w:rPr>
        <w:t xml:space="preserve">, התחילו הדיגומים של מי הקידוחים רק ב -22 ליולי, 2017 ולכן עד למועד הפורמלי </w:t>
      </w:r>
      <w:r w:rsidR="00215243">
        <w:rPr>
          <w:rFonts w:hint="cs"/>
          <w:rtl/>
        </w:rPr>
        <w:t xml:space="preserve">המתוכנן </w:t>
      </w:r>
      <w:r w:rsidRPr="00F015FF">
        <w:rPr>
          <w:rtl/>
        </w:rPr>
        <w:t>של סיום המחקר (31.12.17) לא ניתן היה</w:t>
      </w:r>
      <w:r w:rsidR="00A76858" w:rsidRPr="00F015FF">
        <w:rPr>
          <w:rtl/>
        </w:rPr>
        <w:t xml:space="preserve"> להשלימו</w:t>
      </w:r>
      <w:r w:rsidRPr="00F015FF">
        <w:rPr>
          <w:rtl/>
        </w:rPr>
        <w:t xml:space="preserve">. המחקר נמשך כרגע ויסתיים </w:t>
      </w:r>
      <w:r w:rsidR="00A76858" w:rsidRPr="00F015FF">
        <w:rPr>
          <w:rtl/>
        </w:rPr>
        <w:t xml:space="preserve">(אי"ה) </w:t>
      </w:r>
      <w:r w:rsidRPr="00F015FF">
        <w:rPr>
          <w:rtl/>
        </w:rPr>
        <w:t>ביולי, 2018.</w:t>
      </w:r>
    </w:p>
    <w:p w14:paraId="3A46E51A" w14:textId="32665BAC" w:rsidR="008C6E25" w:rsidRPr="005C0EC8" w:rsidRDefault="00884F9B" w:rsidP="005C0EC8">
      <w:pPr>
        <w:rPr>
          <w:rtl/>
        </w:rPr>
      </w:pPr>
      <w:r w:rsidRPr="005C0EC8">
        <w:rPr>
          <w:rtl/>
        </w:rPr>
        <w:t xml:space="preserve">פירוט </w:t>
      </w:r>
      <w:r w:rsidR="00755064" w:rsidRPr="005C0EC8">
        <w:rPr>
          <w:rtl/>
        </w:rPr>
        <w:t xml:space="preserve">אתרי </w:t>
      </w:r>
      <w:r w:rsidRPr="005C0EC8">
        <w:rPr>
          <w:rtl/>
        </w:rPr>
        <w:t xml:space="preserve">הדיגום והתאריכים בהם נדגמו המים מופיע בנספח בטבלה </w:t>
      </w:r>
      <w:r w:rsidR="00B7781F" w:rsidRPr="005C0EC8">
        <w:t>S</w:t>
      </w:r>
      <w:r w:rsidRPr="005C0EC8">
        <w:rPr>
          <w:rtl/>
        </w:rPr>
        <w:t xml:space="preserve">1. </w:t>
      </w:r>
      <w:r w:rsidR="0078085D" w:rsidRPr="005C0EC8">
        <w:rPr>
          <w:rtl/>
        </w:rPr>
        <w:t xml:space="preserve">עד כה, מיולי 2017 עד </w:t>
      </w:r>
      <w:r w:rsidR="00460E06" w:rsidRPr="005C0EC8">
        <w:rPr>
          <w:rFonts w:hint="cs"/>
          <w:rtl/>
        </w:rPr>
        <w:t>מאי 2018</w:t>
      </w:r>
      <w:r w:rsidR="0078085D" w:rsidRPr="005C0EC8">
        <w:rPr>
          <w:rtl/>
        </w:rPr>
        <w:t xml:space="preserve">, </w:t>
      </w:r>
      <w:r w:rsidRPr="005C0EC8">
        <w:rPr>
          <w:rtl/>
        </w:rPr>
        <w:t xml:space="preserve">נערכו </w:t>
      </w:r>
      <w:r w:rsidR="00460E06" w:rsidRPr="005C0EC8">
        <w:rPr>
          <w:rFonts w:hint="cs"/>
          <w:rtl/>
        </w:rPr>
        <w:t>91</w:t>
      </w:r>
      <w:r w:rsidR="00460E06" w:rsidRPr="005C0EC8">
        <w:rPr>
          <w:rtl/>
        </w:rPr>
        <w:t xml:space="preserve"> </w:t>
      </w:r>
      <w:r w:rsidRPr="005C0EC8">
        <w:rPr>
          <w:rtl/>
        </w:rPr>
        <w:t xml:space="preserve">דיגומים של מי קידוחים. </w:t>
      </w:r>
      <w:r w:rsidR="0078085D" w:rsidRPr="005C0EC8">
        <w:rPr>
          <w:rtl/>
        </w:rPr>
        <w:t>דגימו</w:t>
      </w:r>
      <w:r w:rsidRPr="005C0EC8">
        <w:rPr>
          <w:rtl/>
        </w:rPr>
        <w:t>ת המים נבחנו למדדים מיקרוביאליים, שהיו תקינים</w:t>
      </w:r>
      <w:r w:rsidR="008813BB" w:rsidRPr="005C0EC8">
        <w:rPr>
          <w:rFonts w:hint="cs"/>
          <w:rtl/>
        </w:rPr>
        <w:t xml:space="preserve"> מלבד דוגמאות בודדות </w:t>
      </w:r>
      <w:r w:rsidRPr="005C0EC8">
        <w:rPr>
          <w:rtl/>
        </w:rPr>
        <w:t xml:space="preserve">(נספח, טבלה </w:t>
      </w:r>
      <w:r w:rsidR="00B7781F" w:rsidRPr="005C0EC8">
        <w:t>S</w:t>
      </w:r>
      <w:r w:rsidR="00191313" w:rsidRPr="005C0EC8">
        <w:rPr>
          <w:rtl/>
        </w:rPr>
        <w:t>1</w:t>
      </w:r>
      <w:r w:rsidR="005C0EC8" w:rsidRPr="005C0EC8">
        <w:rPr>
          <w:rFonts w:hint="cs"/>
          <w:rtl/>
        </w:rPr>
        <w:t xml:space="preserve"> וטבלה </w:t>
      </w:r>
      <w:r w:rsidR="005C0EC8" w:rsidRPr="005C0EC8">
        <w:rPr>
          <w:rFonts w:hint="cs"/>
        </w:rPr>
        <w:t>XXX</w:t>
      </w:r>
      <w:r w:rsidRPr="005C0EC8">
        <w:rPr>
          <w:rtl/>
        </w:rPr>
        <w:t>)</w:t>
      </w:r>
      <w:r w:rsidR="008813BB" w:rsidRPr="005C0EC8">
        <w:rPr>
          <w:rFonts w:hint="cs"/>
          <w:rtl/>
        </w:rPr>
        <w:t xml:space="preserve"> </w:t>
      </w:r>
      <w:r w:rsidRPr="005C0EC8">
        <w:rPr>
          <w:rtl/>
        </w:rPr>
        <w:t>וכן ל</w:t>
      </w:r>
      <w:r w:rsidR="00215243" w:rsidRPr="005C0EC8">
        <w:rPr>
          <w:rFonts w:hint="cs"/>
          <w:rtl/>
        </w:rPr>
        <w:t>מטריצות</w:t>
      </w:r>
      <w:r w:rsidRPr="005C0EC8">
        <w:rPr>
          <w:rtl/>
        </w:rPr>
        <w:t xml:space="preserve"> עירור-פליטה</w:t>
      </w:r>
      <w:r w:rsidR="00755064" w:rsidRPr="005C0EC8">
        <w:rPr>
          <w:rtl/>
        </w:rPr>
        <w:t xml:space="preserve"> בארכי גל</w:t>
      </w:r>
      <w:r w:rsidRPr="005C0EC8">
        <w:rPr>
          <w:rtl/>
        </w:rPr>
        <w:t xml:space="preserve"> </w:t>
      </w:r>
      <w:r w:rsidRPr="005C0EC8">
        <w:t>nm</w:t>
      </w:r>
      <w:r w:rsidR="00673143" w:rsidRPr="005C0EC8">
        <w:rPr>
          <w:rtl/>
        </w:rPr>
        <w:t xml:space="preserve"> </w:t>
      </w:r>
      <w:r w:rsidR="00BC4986" w:rsidRPr="005C0EC8">
        <w:t>210-4</w:t>
      </w:r>
      <w:r w:rsidR="009C7FE8" w:rsidRPr="005C0EC8">
        <w:t>1</w:t>
      </w:r>
      <w:r w:rsidR="00BC4986" w:rsidRPr="005C0EC8">
        <w:t>0</w:t>
      </w:r>
      <w:r w:rsidRPr="005C0EC8">
        <w:rPr>
          <w:rtl/>
        </w:rPr>
        <w:t xml:space="preserve">. דגימות </w:t>
      </w:r>
      <w:r w:rsidR="00755064" w:rsidRPr="005C0EC8">
        <w:rPr>
          <w:rtl/>
        </w:rPr>
        <w:t>ה</w:t>
      </w:r>
      <w:r w:rsidRPr="005C0EC8">
        <w:rPr>
          <w:rtl/>
        </w:rPr>
        <w:t>מים</w:t>
      </w:r>
      <w:r w:rsidR="00755064" w:rsidRPr="005C0EC8">
        <w:rPr>
          <w:rtl/>
        </w:rPr>
        <w:t xml:space="preserve"> נבחנו</w:t>
      </w:r>
      <w:r w:rsidRPr="005C0EC8">
        <w:rPr>
          <w:rtl/>
        </w:rPr>
        <w:t xml:space="preserve"> לפני ואחרי הכלרה </w:t>
      </w:r>
      <w:r w:rsidR="00755064" w:rsidRPr="005C0EC8">
        <w:rPr>
          <w:rtl/>
        </w:rPr>
        <w:t xml:space="preserve">(המבוצעת ליד הקידוח </w:t>
      </w:r>
      <w:r w:rsidR="00BC4986" w:rsidRPr="005C0EC8">
        <w:rPr>
          <w:rtl/>
        </w:rPr>
        <w:t>ע"י חברת מקורות</w:t>
      </w:r>
      <w:r w:rsidR="00755064" w:rsidRPr="005C0EC8">
        <w:rPr>
          <w:rtl/>
        </w:rPr>
        <w:t>)</w:t>
      </w:r>
      <w:r w:rsidR="00BC4986" w:rsidRPr="005C0EC8">
        <w:rPr>
          <w:rtl/>
        </w:rPr>
        <w:t xml:space="preserve"> </w:t>
      </w:r>
      <w:r w:rsidRPr="005C0EC8">
        <w:rPr>
          <w:rtl/>
        </w:rPr>
        <w:t xml:space="preserve">וכן לפני ואחרי סינון במעבדה, </w:t>
      </w:r>
      <w:r w:rsidR="00BC4986" w:rsidRPr="005C0EC8">
        <w:rPr>
          <w:rtl/>
        </w:rPr>
        <w:t>על מנת לבחון את</w:t>
      </w:r>
      <w:r w:rsidRPr="005C0EC8">
        <w:rPr>
          <w:rtl/>
        </w:rPr>
        <w:t xml:space="preserve"> השפעת </w:t>
      </w:r>
      <w:r w:rsidR="00BC4986" w:rsidRPr="005C0EC8">
        <w:rPr>
          <w:rtl/>
        </w:rPr>
        <w:t>ה</w:t>
      </w:r>
      <w:r w:rsidRPr="005C0EC8">
        <w:rPr>
          <w:rtl/>
        </w:rPr>
        <w:t xml:space="preserve">חומר </w:t>
      </w:r>
      <w:r w:rsidR="00BC4986" w:rsidRPr="005C0EC8">
        <w:rPr>
          <w:rtl/>
        </w:rPr>
        <w:t>ה</w:t>
      </w:r>
      <w:r w:rsidR="00755064" w:rsidRPr="005C0EC8">
        <w:rPr>
          <w:rtl/>
        </w:rPr>
        <w:t>מרחף על קריאות הפלואורסנציה</w:t>
      </w:r>
      <w:r w:rsidRPr="005C0EC8">
        <w:rPr>
          <w:rtl/>
        </w:rPr>
        <w:t>.</w:t>
      </w:r>
      <w:r w:rsidR="0078085D" w:rsidRPr="005C0EC8">
        <w:rPr>
          <w:rtl/>
        </w:rPr>
        <w:t xml:space="preserve"> </w:t>
      </w:r>
      <w:r w:rsidR="008C6E25" w:rsidRPr="005C0EC8">
        <w:rPr>
          <w:rtl/>
        </w:rPr>
        <w:t xml:space="preserve"> </w:t>
      </w:r>
    </w:p>
    <w:p w14:paraId="1BD7AEF4" w14:textId="1B536600" w:rsidR="005C0EC8" w:rsidRDefault="00215243" w:rsidP="005C0EC8">
      <w:pPr>
        <w:rPr>
          <w:rtl/>
        </w:rPr>
      </w:pPr>
      <w:r w:rsidRPr="005C0EC8">
        <w:rPr>
          <w:rFonts w:hint="cs"/>
          <w:rtl/>
        </w:rPr>
        <w:t xml:space="preserve">בסך הכול, </w:t>
      </w:r>
      <w:r w:rsidR="00AD5C3F" w:rsidRPr="005C0EC8">
        <w:rPr>
          <w:rtl/>
        </w:rPr>
        <w:t xml:space="preserve">עד כה נבחנו </w:t>
      </w:r>
      <w:r w:rsidR="008515DA" w:rsidRPr="005C0EC8">
        <w:rPr>
          <w:rFonts w:hint="cs"/>
          <w:rtl/>
        </w:rPr>
        <w:t>664</w:t>
      </w:r>
      <w:r w:rsidR="008515DA" w:rsidRPr="005C0EC8">
        <w:rPr>
          <w:rtl/>
        </w:rPr>
        <w:t xml:space="preserve"> </w:t>
      </w:r>
      <w:r w:rsidR="00AD5C3F" w:rsidRPr="005C0EC8">
        <w:rPr>
          <w:rtl/>
        </w:rPr>
        <w:t>מטריצות עירור-פליטה ב-</w:t>
      </w:r>
      <w:r w:rsidR="008515DA" w:rsidRPr="005C0EC8">
        <w:rPr>
          <w:rFonts w:hint="cs"/>
          <w:rtl/>
        </w:rPr>
        <w:t>9</w:t>
      </w:r>
      <w:r w:rsidR="00460E06" w:rsidRPr="005C0EC8">
        <w:rPr>
          <w:rFonts w:hint="cs"/>
          <w:rtl/>
        </w:rPr>
        <w:t>1</w:t>
      </w:r>
      <w:r w:rsidR="00AD5C3F" w:rsidRPr="005C0EC8">
        <w:rPr>
          <w:rtl/>
        </w:rPr>
        <w:t xml:space="preserve"> דגימות מים (כולל לפני ואחרי הכלרה ולפני ואחרי סינון מעבדתי). </w:t>
      </w:r>
      <w:r w:rsidR="00B3652F" w:rsidRPr="005C0EC8">
        <w:rPr>
          <w:rFonts w:hint="cs"/>
          <w:rtl/>
        </w:rPr>
        <w:t>בדיגומי מים בודדים</w:t>
      </w:r>
      <w:r w:rsidR="00AD5C3F" w:rsidRPr="005C0EC8">
        <w:rPr>
          <w:rtl/>
        </w:rPr>
        <w:t xml:space="preserve"> נמצאה חריגה בערכי </w:t>
      </w:r>
      <w:r w:rsidR="00B3652F" w:rsidRPr="005C0EC8">
        <w:rPr>
          <w:rFonts w:hint="cs"/>
          <w:rtl/>
        </w:rPr>
        <w:t xml:space="preserve">בדיקות מיקרוביולוגיות </w:t>
      </w:r>
      <w:r w:rsidRPr="005C0EC8">
        <w:rPr>
          <w:rFonts w:hint="cs"/>
          <w:rtl/>
        </w:rPr>
        <w:t>ולכן קשה לערוך בדיקת קורלציה בין נתוני הספקטרה שנמדדו למספר החיידקים במים</w:t>
      </w:r>
      <w:r w:rsidR="00AD5C3F" w:rsidRPr="005C0EC8">
        <w:rPr>
          <w:rtl/>
        </w:rPr>
        <w:t xml:space="preserve">. </w:t>
      </w:r>
      <w:bookmarkStart w:id="40" w:name="_Toc516221698"/>
    </w:p>
    <w:p w14:paraId="697CC00D" w14:textId="77777777" w:rsidR="005C0EC8" w:rsidRDefault="005C0EC8" w:rsidP="005C0EC8">
      <w:pPr>
        <w:bidi w:val="0"/>
        <w:rPr>
          <w:rtl/>
        </w:rPr>
      </w:pPr>
      <w:r>
        <w:rPr>
          <w:rtl/>
        </w:rPr>
        <w:br w:type="page"/>
      </w:r>
    </w:p>
    <w:p w14:paraId="773DBF6F" w14:textId="3C5F7579" w:rsidR="00460E06" w:rsidRDefault="00460E06" w:rsidP="00311578">
      <w:pPr>
        <w:pStyle w:val="2"/>
        <w:rPr>
          <w:rtl/>
        </w:rPr>
      </w:pPr>
      <w:r>
        <w:rPr>
          <w:rFonts w:hint="cs"/>
          <w:rtl/>
        </w:rPr>
        <w:lastRenderedPageBreak/>
        <w:t>פיזור ספירה כללית בקידוחים השונים</w:t>
      </w:r>
      <w:bookmarkEnd w:id="40"/>
    </w:p>
    <w:p w14:paraId="16E5F0C6" w14:textId="5FF05A22" w:rsidR="00460E06" w:rsidRPr="00321EC8" w:rsidRDefault="00460E06" w:rsidP="00810213">
      <w:pPr>
        <w:rPr>
          <w:rtl/>
        </w:rPr>
      </w:pPr>
      <w:r>
        <w:rPr>
          <w:rFonts w:hint="cs"/>
          <w:rtl/>
        </w:rPr>
        <w:t>אנליזה של פיזור ריכוזי החיידקים לבארות מראה כי 3 מתוך 6 בארות הן הומוגניות, כלומר אין בהן שינוי משמעותי לאורך תקופת הדיגום</w:t>
      </w:r>
      <w:r w:rsidR="00A15CA1">
        <w:rPr>
          <w:rFonts w:hint="cs"/>
          <w:rtl/>
        </w:rPr>
        <w:t xml:space="preserve"> בריכוז החיידקים ההטרוטרופיים</w:t>
      </w:r>
      <w:r>
        <w:rPr>
          <w:rFonts w:hint="cs"/>
          <w:rtl/>
        </w:rPr>
        <w:t xml:space="preserve">. בארות אלה הן </w:t>
      </w:r>
      <w:r>
        <w:t>SH7</w:t>
      </w:r>
      <w:r>
        <w:rPr>
          <w:rFonts w:hint="cs"/>
          <w:rtl/>
        </w:rPr>
        <w:t xml:space="preserve">, </w:t>
      </w:r>
      <w:r>
        <w:t>QP003</w:t>
      </w:r>
      <w:r>
        <w:rPr>
          <w:rFonts w:hint="cs"/>
          <w:rtl/>
        </w:rPr>
        <w:t xml:space="preserve"> ו-</w:t>
      </w:r>
      <w:r>
        <w:t>KDZ</w:t>
      </w:r>
      <w:r>
        <w:rPr>
          <w:rFonts w:hint="cs"/>
          <w:rtl/>
        </w:rPr>
        <w:t xml:space="preserve"> (שימרון 7, עינן 3 וקדמת צבי בהתאמה). לעומתן, בארות </w:t>
      </w:r>
      <w:r>
        <w:t>QP006</w:t>
      </w:r>
      <w:r>
        <w:rPr>
          <w:rFonts w:hint="cs"/>
          <w:rtl/>
        </w:rPr>
        <w:t xml:space="preserve">, </w:t>
      </w:r>
      <w:r>
        <w:t>AAI05</w:t>
      </w:r>
      <w:r>
        <w:rPr>
          <w:rFonts w:hint="cs"/>
          <w:rtl/>
        </w:rPr>
        <w:t xml:space="preserve"> ו-</w:t>
      </w:r>
      <w:r>
        <w:rPr>
          <w:rFonts w:hint="cs"/>
        </w:rPr>
        <w:t>AAI08</w:t>
      </w:r>
      <w:r>
        <w:rPr>
          <w:rFonts w:hint="cs"/>
          <w:rtl/>
        </w:rPr>
        <w:t xml:space="preserve"> (עינן 6, אלוני הבשן 8 ואלוני הבשן 5 בהתאמה) הן הטרוגניות. </w:t>
      </w:r>
    </w:p>
    <w:p w14:paraId="5637D53F" w14:textId="3C65EECA" w:rsidR="00460E06" w:rsidRDefault="00810213" w:rsidP="005C0EC8">
      <w:pPr>
        <w:rPr>
          <w:rtl/>
        </w:rPr>
      </w:pPr>
      <w:r>
        <w:rPr>
          <w:rFonts w:hint="cs"/>
          <w:noProof/>
          <w:rtl/>
          <w:lang w:eastAsia="en-GB"/>
        </w:rPr>
        <mc:AlternateContent>
          <mc:Choice Requires="wpg">
            <w:drawing>
              <wp:anchor distT="0" distB="0" distL="114300" distR="114300" simplePos="0" relativeHeight="251707392" behindDoc="0" locked="0" layoutInCell="1" allowOverlap="1" wp14:anchorId="0003F211" wp14:editId="054515FC">
                <wp:simplePos x="0" y="0"/>
                <wp:positionH relativeFrom="margin">
                  <wp:align>center</wp:align>
                </wp:positionH>
                <wp:positionV relativeFrom="paragraph">
                  <wp:posOffset>144696</wp:posOffset>
                </wp:positionV>
                <wp:extent cx="5731510" cy="3030220"/>
                <wp:effectExtent l="0" t="0" r="2540" b="0"/>
                <wp:wrapNone/>
                <wp:docPr id="59" name="קבוצה 59"/>
                <wp:cNvGraphicFramePr/>
                <a:graphic xmlns:a="http://schemas.openxmlformats.org/drawingml/2006/main">
                  <a:graphicData uri="http://schemas.microsoft.com/office/word/2010/wordprocessingGroup">
                    <wpg:wgp>
                      <wpg:cNvGrpSpPr/>
                      <wpg:grpSpPr>
                        <a:xfrm>
                          <a:off x="0" y="0"/>
                          <a:ext cx="5731510" cy="3030220"/>
                          <a:chOff x="0" y="0"/>
                          <a:chExt cx="5731510" cy="3030220"/>
                        </a:xfrm>
                      </wpg:grpSpPr>
                      <pic:pic xmlns:pic="http://schemas.openxmlformats.org/drawingml/2006/picture">
                        <pic:nvPicPr>
                          <pic:cNvPr id="192" name="תמונה 19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wps:wsp>
                        <wps:cNvPr id="193" name="מחבר ישר 193"/>
                        <wps:cNvCnPr/>
                        <wps:spPr>
                          <a:xfrm>
                            <a:off x="388189" y="2225615"/>
                            <a:ext cx="5256000" cy="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4AF181" id="קבוצה 59" o:spid="_x0000_s1026" style="position:absolute;margin-left:0;margin-top:11.4pt;width:451.3pt;height:238.6pt;z-index:251707392;mso-position-horizontal:center;mso-position-horizontal-relative:margin" coordsize="57315,30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92" o:spid="_x0000_s1027" type="#_x0000_t75" style="position:absolute;width:57315;height:30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fble/AAAA3AAAAA8AAABkcnMvZG93bnJldi54bWxET82KwjAQvi/4DmEEb2uqB7HVKCq4yJ7W&#10;6gMMzbQpNpPSxLb79mZhwdt8fL+z3Y+2ET11vnasYDFPQBAXTtdcKbjfzp9rED4ga2wck4Jf8rDf&#10;TT62mGk38JX6PFQihrDPUIEJoc2k9IUhi37uWuLIla6zGCLsKqk7HGK4beQySVbSYs2xwWBLJ0PF&#10;I39aBeif6fcq7Y/517qspdHyZ7iUSs2m42EDItAY3uJ/90XH+ekS/p6JF8jd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n25XvwAAANwAAAAPAAAAAAAAAAAAAAAAAJ8CAABk&#10;cnMvZG93bnJldi54bWxQSwUGAAAAAAQABAD3AAAAiwMAAAAA&#10;">
                  <v:imagedata r:id="rId12" o:title=""/>
                  <v:path arrowok="t"/>
                </v:shape>
                <v:line id="מחבר ישר 193" o:spid="_x0000_s1028" style="position:absolute;visibility:visible;mso-wrap-style:square" from="3881,22256" to="56441,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BOM8EAAADcAAAADwAAAGRycy9kb3ducmV2LnhtbERPTYvCMBC9L/gfwgje1lSFpXaNIoKg&#10;eNmtPXgcmmlTtpmUJtb6783Cwt7m8T5nsxttKwbqfeNYwWKegCAunW64VlBcj+8pCB+QNbaOScGT&#10;POy2k7cNZto9+JuGPNQihrDPUIEJocuk9KUhi37uOuLIVa63GCLsa6l7fMRw28plknxIiw3HBoMd&#10;HQyVP/ndKhjMubhdL+uvLk8pxcutKkpZKTWbjvtPEIHG8C/+c590nL9ewe8z8QK5f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wE4zwQAAANwAAAAPAAAAAAAAAAAAAAAA&#10;AKECAABkcnMvZG93bnJldi54bWxQSwUGAAAAAAQABAD5AAAAjwMAAAAA&#10;" strokecolor="red" strokeweight="1.5pt">
                  <v:stroke dashstyle="dash" joinstyle="miter"/>
                </v:line>
                <w10:wrap anchorx="margin"/>
              </v:group>
            </w:pict>
          </mc:Fallback>
        </mc:AlternateContent>
      </w:r>
    </w:p>
    <w:p w14:paraId="140889C7" w14:textId="00256C9E" w:rsidR="00460E06" w:rsidRPr="00056794" w:rsidRDefault="00A15CA1" w:rsidP="00D55F96">
      <w:pPr>
        <w:rPr>
          <w:rFonts w:asciiTheme="minorHAnsi" w:hAnsiTheme="minorHAnsi" w:cstheme="minorBidi"/>
          <w:sz w:val="22"/>
          <w:szCs w:val="22"/>
          <w:rtl/>
        </w:rPr>
      </w:pPr>
      <w:r>
        <w:rPr>
          <w:rFonts w:hint="cs"/>
          <w:noProof/>
          <w:rtl/>
          <w:lang w:val="en-GB" w:eastAsia="en-GB"/>
        </w:rPr>
        <mc:AlternateContent>
          <mc:Choice Requires="wps">
            <w:drawing>
              <wp:anchor distT="0" distB="0" distL="114300" distR="114300" simplePos="0" relativeHeight="251693056" behindDoc="0" locked="0" layoutInCell="1" allowOverlap="1" wp14:anchorId="3A3CDFD2" wp14:editId="3739FF09">
                <wp:simplePos x="0" y="0"/>
                <wp:positionH relativeFrom="margin">
                  <wp:align>center</wp:align>
                </wp:positionH>
                <wp:positionV relativeFrom="paragraph">
                  <wp:posOffset>3014345</wp:posOffset>
                </wp:positionV>
                <wp:extent cx="6444615" cy="995045"/>
                <wp:effectExtent l="0" t="0" r="0" b="0"/>
                <wp:wrapTopAndBottom/>
                <wp:docPr id="58" name="תיבת טקסט 58"/>
                <wp:cNvGraphicFramePr/>
                <a:graphic xmlns:a="http://schemas.openxmlformats.org/drawingml/2006/main">
                  <a:graphicData uri="http://schemas.microsoft.com/office/word/2010/wordprocessingShape">
                    <wps:wsp>
                      <wps:cNvSpPr txBox="1"/>
                      <wps:spPr>
                        <a:xfrm>
                          <a:off x="0" y="0"/>
                          <a:ext cx="6444615" cy="995362"/>
                        </a:xfrm>
                        <a:prstGeom prst="rect">
                          <a:avLst/>
                        </a:prstGeom>
                        <a:solidFill>
                          <a:prstClr val="white"/>
                        </a:solidFill>
                        <a:ln>
                          <a:noFill/>
                        </a:ln>
                        <a:effectLst/>
                      </wps:spPr>
                      <wps:txbx>
                        <w:txbxContent>
                          <w:p w14:paraId="36FCC102" w14:textId="1D5964ED" w:rsidR="005C0EC8" w:rsidRDefault="005C0EC8" w:rsidP="005C0EC8">
                            <w:pPr>
                              <w:rPr>
                                <w:rtl/>
                              </w:rPr>
                            </w:pPr>
                            <w:r w:rsidRPr="00A701EE">
                              <w:rPr>
                                <w:u w:val="single"/>
                                <w:rtl/>
                              </w:rPr>
                              <w:t>איור</w:t>
                            </w:r>
                            <w:r w:rsidRPr="00A701EE">
                              <w:rPr>
                                <w:rtl/>
                              </w:rPr>
                              <w:t xml:space="preserve"> </w:t>
                            </w:r>
                            <w:r>
                              <w:rPr>
                                <w:rFonts w:hint="cs"/>
                              </w:rPr>
                              <w:t>XXX</w:t>
                            </w:r>
                            <w:r w:rsidRPr="00A701EE">
                              <w:rPr>
                                <w:rFonts w:hint="cs"/>
                                <w:rtl/>
                              </w:rPr>
                              <w:t xml:space="preserve">. </w:t>
                            </w:r>
                            <w:r>
                              <w:rPr>
                                <w:rFonts w:hint="cs"/>
                                <w:rtl/>
                              </w:rPr>
                              <w:t>פיזור נתוני ספירה כללית לפי בארות.</w:t>
                            </w:r>
                            <w:r w:rsidR="00A15CA1">
                              <w:rPr>
                                <w:rFonts w:hint="cs"/>
                                <w:rtl/>
                              </w:rPr>
                              <w:t xml:space="preserve"> סף הגילוי המוצע של </w:t>
                            </w:r>
                            <w:r w:rsidR="00A15CA1">
                              <w:t>100 CFU/ml</w:t>
                            </w:r>
                            <w:r w:rsidR="00A15CA1">
                              <w:rPr>
                                <w:rFonts w:hint="cs"/>
                                <w:rtl/>
                              </w:rPr>
                              <w:t xml:space="preserve"> מסומן בקו אדום, דוגמאות באדום הן מעל לסף המוצע ובכחול מתחת.</w:t>
                            </w:r>
                          </w:p>
                          <w:p w14:paraId="06A7C640" w14:textId="1284E4FA" w:rsidR="005C0EC8" w:rsidRPr="00460E06" w:rsidRDefault="005C0EC8" w:rsidP="005C0EC8">
                            <w:pPr>
                              <w:rPr>
                                <w:rFonts w:cstheme="minorBidi"/>
                                <w:sz w:val="22"/>
                                <w:szCs w:val="22"/>
                                <w:rtl/>
                              </w:rPr>
                            </w:pPr>
                            <w:r>
                              <w:rPr>
                                <w:rFonts w:hint="cs"/>
                                <w:rtl/>
                              </w:rPr>
                              <w:t xml:space="preserve">הערה: לצרכים ויזואליים, דיגום שימרון 7 מתאריך 22/5/18 הוצאה מהגרף, עם ערך של 2900 </w:t>
                            </w:r>
                            <w:r>
                              <w:rPr>
                                <w:rFonts w:hint="cs"/>
                              </w:rPr>
                              <w:t>CFU/ML</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CDFD2" id="_x0000_t202" coordsize="21600,21600" o:spt="202" path="m,l,21600r21600,l21600,xe">
                <v:stroke joinstyle="miter"/>
                <v:path gradientshapeok="t" o:connecttype="rect"/>
              </v:shapetype>
              <v:shape id="תיבת טקסט 58" o:spid="_x0000_s1026" type="#_x0000_t202" style="position:absolute;left:0;text-align:left;margin-left:0;margin-top:237.35pt;width:507.45pt;height:78.3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" stroked="f">
                <v:textbox inset="0,0,0,0">
                  <w:txbxContent>
                    <w:p w14:paraId="36FCC102" w14:textId="1D5964ED" w:rsidR="005C0EC8" w:rsidRDefault="005C0EC8" w:rsidP="005C0EC8">
                      <w:pPr>
                        <w:rPr>
                          <w:rFonts w:hint="cs"/>
                          <w:rtl/>
                        </w:rPr>
                      </w:pPr>
                      <w:r w:rsidRPr="00A701EE">
                        <w:rPr>
                          <w:u w:val="single"/>
                          <w:rtl/>
                        </w:rPr>
                        <w:t>איור</w:t>
                      </w:r>
                      <w:r w:rsidRPr="00A701EE">
                        <w:rPr>
                          <w:rtl/>
                        </w:rPr>
                        <w:t xml:space="preserve"> </w:t>
                      </w:r>
                      <w:r>
                        <w:rPr>
                          <w:rFonts w:hint="cs"/>
                        </w:rPr>
                        <w:t>XXX</w:t>
                      </w:r>
                      <w:r w:rsidRPr="00A701EE">
                        <w:rPr>
                          <w:rFonts w:hint="cs"/>
                          <w:rtl/>
                        </w:rPr>
                        <w:t xml:space="preserve">. </w:t>
                      </w:r>
                      <w:r>
                        <w:rPr>
                          <w:rFonts w:hint="cs"/>
                          <w:rtl/>
                        </w:rPr>
                        <w:t>פיזור נתוני ספירה כללית לפי בארות.</w:t>
                      </w:r>
                      <w:r w:rsidR="00A15CA1">
                        <w:rPr>
                          <w:rFonts w:hint="cs"/>
                          <w:rtl/>
                        </w:rPr>
                        <w:t xml:space="preserve"> סף הגילוי המוצע של </w:t>
                      </w:r>
                      <w:r w:rsidR="00A15CA1">
                        <w:t>100 CFU/ml</w:t>
                      </w:r>
                      <w:r w:rsidR="00A15CA1">
                        <w:rPr>
                          <w:rFonts w:hint="cs"/>
                          <w:rtl/>
                        </w:rPr>
                        <w:t xml:space="preserve"> מסומן בקו אדום, דוגמאות באדום הן מעל לסף המוצע ובכחול מתחת.</w:t>
                      </w:r>
                    </w:p>
                    <w:p w14:paraId="06A7C640" w14:textId="1284E4FA" w:rsidR="005C0EC8" w:rsidRPr="00460E06" w:rsidRDefault="005C0EC8" w:rsidP="005C0EC8">
                      <w:pPr>
                        <w:rPr>
                          <w:rFonts w:cstheme="minorBidi"/>
                          <w:sz w:val="22"/>
                          <w:szCs w:val="22"/>
                          <w:rtl/>
                        </w:rPr>
                      </w:pPr>
                      <w:r>
                        <w:rPr>
                          <w:rFonts w:hint="cs"/>
                          <w:rtl/>
                        </w:rPr>
                        <w:t xml:space="preserve">הערה: לצרכים ויזואליים, דיגום שימרון 7 מתאריך 22/5/18 הוצאה מהגרף, עם ערך של 2900 </w:t>
                      </w:r>
                      <w:r>
                        <w:rPr>
                          <w:rFonts w:hint="cs"/>
                        </w:rPr>
                        <w:t>CFU/ML</w:t>
                      </w:r>
                      <w:r>
                        <w:rPr>
                          <w:rFonts w:hint="cs"/>
                          <w:rtl/>
                        </w:rPr>
                        <w:t>.</w:t>
                      </w:r>
                    </w:p>
                  </w:txbxContent>
                </v:textbox>
                <w10:wrap type="topAndBottom" anchorx="margin"/>
              </v:shape>
            </w:pict>
          </mc:Fallback>
        </mc:AlternateContent>
      </w:r>
      <w:r w:rsidR="00460E06">
        <w:rPr>
          <w:rtl/>
        </w:rPr>
        <w:br w:type="column"/>
      </w:r>
    </w:p>
    <w:p w14:paraId="0C6D3155" w14:textId="1A455F06" w:rsidR="00094DFC" w:rsidRPr="00F015FF" w:rsidRDefault="001D2653" w:rsidP="005C0EC8">
      <w:pPr>
        <w:pStyle w:val="2"/>
        <w:rPr>
          <w:rtl/>
        </w:rPr>
      </w:pPr>
      <w:bookmarkStart w:id="41" w:name="_Toc502824407"/>
      <w:r w:rsidRPr="00F015FF">
        <w:rPr>
          <w:rtl/>
        </w:rPr>
        <w:t>ניתוח נתונים ראשוני</w:t>
      </w:r>
      <w:bookmarkEnd w:id="41"/>
    </w:p>
    <w:p w14:paraId="540A2E85" w14:textId="0741401B" w:rsidR="00191313" w:rsidRPr="00F015FF" w:rsidRDefault="00311578" w:rsidP="005C0EC8">
      <w:pPr>
        <w:rPr>
          <w:u w:val="single"/>
          <w:rtl/>
        </w:rPr>
      </w:pPr>
      <w:r w:rsidRPr="00F015FF">
        <w:rPr>
          <w:noProof/>
          <w:lang w:val="en-GB" w:eastAsia="en-GB"/>
        </w:rPr>
        <mc:AlternateContent>
          <mc:Choice Requires="wpg">
            <w:drawing>
              <wp:anchor distT="0" distB="0" distL="114300" distR="114300" simplePos="0" relativeHeight="251676672" behindDoc="0" locked="0" layoutInCell="1" allowOverlap="1" wp14:anchorId="1F53F27A" wp14:editId="0C30379E">
                <wp:simplePos x="0" y="0"/>
                <wp:positionH relativeFrom="margin">
                  <wp:align>center</wp:align>
                </wp:positionH>
                <wp:positionV relativeFrom="paragraph">
                  <wp:posOffset>1328243</wp:posOffset>
                </wp:positionV>
                <wp:extent cx="5310886" cy="2340686"/>
                <wp:effectExtent l="0" t="0" r="4445" b="2540"/>
                <wp:wrapTopAndBottom/>
                <wp:docPr id="3" name="Group 3"/>
                <wp:cNvGraphicFramePr/>
                <a:graphic xmlns:a="http://schemas.openxmlformats.org/drawingml/2006/main">
                  <a:graphicData uri="http://schemas.microsoft.com/office/word/2010/wordprocessingGroup">
                    <wpg:wgp>
                      <wpg:cNvGrpSpPr/>
                      <wpg:grpSpPr>
                        <a:xfrm>
                          <a:off x="0" y="0"/>
                          <a:ext cx="5310886" cy="2340686"/>
                          <a:chOff x="0" y="0"/>
                          <a:chExt cx="5310886" cy="2340686"/>
                        </a:xfrm>
                      </wpg:grpSpPr>
                      <wps:wsp>
                        <wps:cNvPr id="217" name="תיבת טקסט 2"/>
                        <wps:cNvSpPr txBox="1">
                          <a:spLocks noChangeArrowheads="1"/>
                        </wps:cNvSpPr>
                        <wps:spPr bwMode="auto">
                          <a:xfrm flipH="1">
                            <a:off x="0" y="2055571"/>
                            <a:ext cx="5289550" cy="285115"/>
                          </a:xfrm>
                          <a:prstGeom prst="rect">
                            <a:avLst/>
                          </a:prstGeom>
                          <a:noFill/>
                          <a:ln w="9525">
                            <a:noFill/>
                            <a:miter lim="800000"/>
                            <a:headEnd/>
                            <a:tailEnd/>
                          </a:ln>
                        </wps:spPr>
                        <wps:txbx>
                          <w:txbxContent>
                            <w:p w14:paraId="0BFDA026" w14:textId="77777777" w:rsidR="005C0EC8" w:rsidRDefault="005C0EC8" w:rsidP="005C0EC8">
                              <w:pPr>
                                <w:rPr>
                                  <w:rtl/>
                                  <w:cs/>
                                </w:rPr>
                              </w:pPr>
                              <w:r w:rsidRPr="001E0FEC">
                                <w:rPr>
                                  <w:rFonts w:hint="cs"/>
                                  <w:u w:val="single"/>
                                  <w:rtl/>
                                </w:rPr>
                                <w:t>איור 2.</w:t>
                              </w:r>
                              <w:r w:rsidRPr="00B33CA0">
                                <w:rPr>
                                  <w:rFonts w:hint="cs"/>
                                  <w:rtl/>
                                </w:rPr>
                                <w:t xml:space="preserve"> מפות עירור-פליטה של מי קידוחים.</w:t>
                              </w:r>
                              <w:r>
                                <w:rPr>
                                  <w:rFonts w:hint="cs"/>
                                  <w:rtl/>
                                </w:rPr>
                                <w:t xml:space="preserve"> </w:t>
                              </w:r>
                            </w:p>
                          </w:txbxContent>
                        </wps:txbx>
                        <wps:bodyPr rot="0" vert="horz" wrap="square" lIns="91440" tIns="45720" rIns="91440" bIns="45720" anchor="t" anchorCtr="0">
                          <a:noAutofit/>
                        </wps:bodyPr>
                      </wps:wsp>
                      <wpg:grpSp>
                        <wpg:cNvPr id="14" name="Group 14"/>
                        <wpg:cNvGrpSpPr/>
                        <wpg:grpSpPr>
                          <a:xfrm>
                            <a:off x="36576" y="0"/>
                            <a:ext cx="5274310" cy="2004060"/>
                            <a:chOff x="0" y="0"/>
                            <a:chExt cx="5302885" cy="2141220"/>
                          </a:xfrm>
                        </wpg:grpSpPr>
                        <wpg:grpSp>
                          <wpg:cNvPr id="13" name="Group 13"/>
                          <wpg:cNvGrpSpPr/>
                          <wpg:grpSpPr>
                            <a:xfrm>
                              <a:off x="0" y="0"/>
                              <a:ext cx="5302885" cy="2141220"/>
                              <a:chOff x="0" y="0"/>
                              <a:chExt cx="5302885" cy="2141220"/>
                            </a:xfrm>
                          </wpg:grpSpPr>
                          <wpg:grpSp>
                            <wpg:cNvPr id="2" name="קבוצה 2"/>
                            <wpg:cNvGrpSpPr/>
                            <wpg:grpSpPr>
                              <a:xfrm>
                                <a:off x="0" y="0"/>
                                <a:ext cx="5302885" cy="2141220"/>
                                <a:chOff x="0" y="0"/>
                                <a:chExt cx="7125970" cy="2141220"/>
                              </a:xfrm>
                            </wpg:grpSpPr>
                            <pic:pic xmlns:pic="http://schemas.openxmlformats.org/drawingml/2006/picture">
                              <pic:nvPicPr>
                                <pic:cNvPr id="10" name="תמונה 10"/>
                                <pic:cNvPicPr>
                                  <a:picLocks noChangeAspect="1"/>
                                </pic:cNvPicPr>
                              </pic:nvPicPr>
                              <pic:blipFill rotWithShape="1">
                                <a:blip r:embed="rId13">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תמונה 1"/>
                                <pic:cNvPicPr>
                                  <a:picLocks noChangeAspect="1"/>
                                </pic:cNvPicPr>
                              </pic:nvPicPr>
                              <pic:blipFill rotWithShape="1">
                                <a:blip r:embed="rId14">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5" name="מלבן מעוגל 5"/>
                            <wps:cNvSpPr/>
                            <wps:spPr>
                              <a:xfrm>
                                <a:off x="446227" y="109728"/>
                                <a:ext cx="1257300"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303A6" w14:textId="77777777" w:rsidR="005C0EC8" w:rsidRDefault="005C0EC8" w:rsidP="005C0EC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מלבן מעוגל 6"/>
                          <wps:cNvSpPr/>
                          <wps:spPr>
                            <a:xfrm>
                              <a:off x="3152851" y="87783"/>
                              <a:ext cx="1257300"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B5467" w14:textId="77777777" w:rsidR="005C0EC8" w:rsidRDefault="005C0EC8" w:rsidP="005C0EC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F53F27A" id="Group 3" o:spid="_x0000_s1027" style="position:absolute;left:0;text-align:left;margin-left:0;margin-top:104.6pt;width:418.2pt;height:184.3pt;z-index:251676672;mso-position-horizontal:center;mso-position-horizontal-relative:margin" coordsize="53108,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">
                <v:shape id="_x0000_s1028" type="#_x0000_t202" style="position:absolute;top:20555;width:52895;height:285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9V1cUA&#10;AADcAAAADwAAAGRycy9kb3ducmV2LnhtbESPQWvCQBSE74X+h+UJ3upGabVEVymC4CEVjYI9PrLP&#10;bDD7NmS3Gv+9Kwgeh5n5hpktOluLC7W+cqxgOEhAEBdOV1wqOOxXH98gfEDWWDsmBTfysJi/v80w&#10;1e7KO7rkoRQRwj5FBSaEJpXSF4Ys+oFriKN3cq3FEGVbSt3iNcJtLUdJMpYWK44LBhtaGirO+b9V&#10;oLPj8WtybrKd+fs8reuNzvLtr1L9XvczBRGoC6/ws73WCkbDC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XVxQAAANwAAAAPAAAAAAAAAAAAAAAAAJgCAABkcnMv&#10;ZG93bnJldi54bWxQSwUGAAAAAAQABAD1AAAAigMAAAAA&#10;" filled="f" stroked="f">
                  <v:textbox>
                    <w:txbxContent>
                      <w:p w14:paraId="0BFDA026" w14:textId="77777777" w:rsidR="005C0EC8" w:rsidRDefault="005C0EC8" w:rsidP="005C0EC8">
                        <w:pPr>
                          <w:rPr>
                            <w:rtl/>
                            <w:cs/>
                          </w:rPr>
                        </w:pPr>
                        <w:r w:rsidRPr="001E0FEC">
                          <w:rPr>
                            <w:rFonts w:hint="cs"/>
                            <w:u w:val="single"/>
                            <w:rtl/>
                          </w:rPr>
                          <w:t>איור 2.</w:t>
                        </w:r>
                        <w:r w:rsidRPr="00B33CA0">
                          <w:rPr>
                            <w:rFonts w:hint="cs"/>
                            <w:rtl/>
                          </w:rPr>
                          <w:t xml:space="preserve"> מפות עירור-פליטה של מי קידוחים.</w:t>
                        </w:r>
                        <w:r>
                          <w:rPr>
                            <w:rFonts w:hint="cs"/>
                            <w:rtl/>
                          </w:rPr>
                          <w:t xml:space="preserve"> </w:t>
                        </w:r>
                      </w:p>
                    </w:txbxContent>
                  </v:textbox>
                </v:shape>
                <v:group id="Group 14" o:spid="_x0000_s1029" style="position:absolute;left:365;width:52743;height:20040" coordsize="53028,2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3" o:spid="_x0000_s1030" style="position:absolute;width:53028;height:21412" coordsize="53028,2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קבוצה 2" o:spid="_x0000_s1031" style="position:absolute;width:53028;height:21412" coordsize="71259,214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תמונה 10" o:spid="_x0000_s1032" type="#_x0000_t75" style="position:absolute;left:35623;width:35636;height:21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iXQzDAAAA2wAAAA8AAABkcnMvZG93bnJldi54bWxEj0FvwjAMhe9I+w+RJ+0G6ZhUTYWAJiSm&#10;cdiBDu5WY5pC43RJgO7fz4dJu9l6z+99Xq5H36sbxdQFNvA8K0ARN8F23Bo4fG2nr6BSRrbYByYD&#10;P5RgvXqYLLGy4c57utW5VRLCqUIDLueh0jo1jjymWRiIRTuF6DHLGlttI94l3Pd6XhSl9tixNDgc&#10;aOOoudRXb6CM4fN9+8L1UH7vzruT69r9cWPM0+P4tgCVacz/5r/rDyv4Qi+/yAB6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WJdDMMAAADbAAAADwAAAAAAAAAAAAAAAACf&#10;AgAAZHJzL2Rvd25yZXYueG1sUEsFBgAAAAAEAAQA9wAAAI8DAAAAAA==&#10;">
                        <v:imagedata r:id="rId15" o:title="" croptop="8366f" cropbottom="7607f" cropright="3496f"/>
                        <v:path arrowok="t"/>
                      </v:shape>
                      <v:shape id="תמונה 1" o:spid="_x0000_s1033" type="#_x0000_t75" style="position:absolute;width:35636;height:2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ALGbBAAAA2gAAAA8AAABkcnMvZG93bnJldi54bWxETz1rwzAQ3QP9D+IK3WI5HtrgRgnFYHAX&#10;06TJ0O1iXWxT62Qk1XH/fRQodDoe7/M2u9kMYiLne8sKVkkKgrixuudWwfGzXK5B+ICscbBMCn7J&#10;w277sNhgru2V9zQdQitiCPscFXQhjLmUvunIoE/sSBy5i3UGQ4SuldrhNYabQWZp+iwN9hwbOhyp&#10;6Kj5PvwYBXX2/qVXdV1+rIuTrFx6LrF8UerpcX57BRFoDv/iP3el43y4v3K/cn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ALGbBAAAA2gAAAA8AAAAAAAAAAAAAAAAAnwIA&#10;AGRycy9kb3ducmV2LnhtbFBLBQYAAAAABAAEAPcAAACNAwAAAAA=&#10;">
                        <v:imagedata r:id="rId16" o:title="" croptop="8374f" cropbottom="7704f" cropright="3867f"/>
                        <v:path arrowok="t"/>
                      </v:shape>
                    </v:group>
                    <v:roundrect id="מלבן מעוגל 5" o:spid="_x0000_s1034" style="position:absolute;left:4462;top:1097;width:12573;height:2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P78IA&#10;AADaAAAADwAAAGRycy9kb3ducmV2LnhtbESPT2sCMRTE70K/Q3iCN81aqZStUWShtEdrrdDbc/Pc&#10;Xdy8LEm6f/z0Rih4HGbmN8xq05tatOR8ZVnBfJaAIM6trrhQcPh+n76C8AFZY22ZFAzkYbN+Gq0w&#10;1bbjL2r3oRARwj5FBWUITSqlz0sy6Ge2IY7e2TqDIUpXSO2wi3BTy+ckWUqDFceFEhvKSsov+z+j&#10;4Jj8XjFjefo4/uSXnXXutBicUpNxv30DEagPj/B/+1MreIH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g/vwgAAANoAAAAPAAAAAAAAAAAAAAAAAJgCAABkcnMvZG93&#10;bnJldi54bWxQSwUGAAAAAAQABAD1AAAAhwMAAAAA&#10;" filled="f" strokecolor="black [3213]" strokeweight="1pt">
                      <v:stroke joinstyle="miter"/>
                      <v:textbox>
                        <w:txbxContent>
                          <w:p w14:paraId="35D303A6" w14:textId="77777777" w:rsidR="005C0EC8" w:rsidRDefault="005C0EC8" w:rsidP="005C0EC8">
                            <w:r>
                              <w:t>CFUs/ml = 16</w:t>
                            </w:r>
                          </w:p>
                        </w:txbxContent>
                      </v:textbox>
                    </v:roundrect>
                  </v:group>
                  <v:roundrect id="מלבן מעוגל 6" o:spid="_x0000_s1035" style="position:absolute;left:31528;top:877;width:12573;height:2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RmMEA&#10;AADaAAAADwAAAGRycy9kb3ducmV2LnhtbESPT4vCMBTE74LfITxhb5q6gkg1LSLIenT9B96ezbMt&#10;Ni8liVr302+EhT0OM/MbZpF3phEPcr62rGA8SkAQF1bXXCo47NfDGQgfkDU2lknBizzkWb+3wFTb&#10;J3/TYxdKESHsU1RQhdCmUvqiIoN+ZFvi6F2tMxiidKXUDp8Rbhr5mSRTabDmuFBhS6uKitvubhSc&#10;kvMPrlhevk7H4ra1zl0mL6fUx6BbzkEE6sJ/+K+90Qqm8L4Sb4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8kZjBAAAA2gAAAA8AAAAAAAAAAAAAAAAAmAIAAGRycy9kb3du&#10;cmV2LnhtbFBLBQYAAAAABAAEAPUAAACGAwAAAAA=&#10;" filled="f" strokecolor="black [3213]" strokeweight="1pt">
                    <v:stroke joinstyle="miter"/>
                    <v:textbox>
                      <w:txbxContent>
                        <w:p w14:paraId="569B5467" w14:textId="77777777" w:rsidR="005C0EC8" w:rsidRDefault="005C0EC8" w:rsidP="005C0EC8">
                          <w:r>
                            <w:t>CFUs/ml = 140</w:t>
                          </w:r>
                        </w:p>
                      </w:txbxContent>
                    </v:textbox>
                  </v:roundrect>
                </v:group>
                <w10:wrap type="topAndBottom" anchorx="margin"/>
              </v:group>
            </w:pict>
          </mc:Fallback>
        </mc:AlternateContent>
      </w:r>
      <w:r w:rsidR="00AD5C3F" w:rsidRPr="00F015FF">
        <w:rPr>
          <w:rtl/>
        </w:rPr>
        <w:t xml:space="preserve">למרות </w:t>
      </w:r>
      <w:r w:rsidR="00F6777D" w:rsidRPr="00F015FF">
        <w:rPr>
          <w:rtl/>
        </w:rPr>
        <w:t xml:space="preserve">העדר </w:t>
      </w:r>
      <w:r w:rsidR="00AD5C3F" w:rsidRPr="00F015FF">
        <w:rPr>
          <w:rtl/>
        </w:rPr>
        <w:t xml:space="preserve">חריגות מיקרוביאליות, </w:t>
      </w:r>
      <w:r w:rsidR="005C0EC8">
        <w:rPr>
          <w:rFonts w:hint="cs"/>
          <w:rtl/>
        </w:rPr>
        <w:t xml:space="preserve">לאחר 6 חודשי דיגום </w:t>
      </w:r>
      <w:r w:rsidR="00AD5C3F" w:rsidRPr="00F015FF">
        <w:rPr>
          <w:rtl/>
        </w:rPr>
        <w:t>נערכה בדיקת קורלציה ראשונית בין מדדי הספירה הכללית (</w:t>
      </w:r>
      <w:r w:rsidR="00AD5C3F" w:rsidRPr="00F015FF">
        <w:t>CFU</w:t>
      </w:r>
      <w:r w:rsidR="00AD5C3F" w:rsidRPr="00F015FF">
        <w:rPr>
          <w:rtl/>
        </w:rPr>
        <w:t>) לבין עוצמת ה</w:t>
      </w:r>
      <w:r w:rsidR="00215243">
        <w:rPr>
          <w:rFonts w:hint="cs"/>
          <w:rtl/>
        </w:rPr>
        <w:t xml:space="preserve">אות האופטי </w:t>
      </w:r>
      <w:r w:rsidR="00AD5C3F" w:rsidRPr="00F015FF">
        <w:rPr>
          <w:rtl/>
        </w:rPr>
        <w:t>בארכי הגל</w:t>
      </w:r>
      <w:r w:rsidR="00F6777D" w:rsidRPr="00F015FF">
        <w:rPr>
          <w:rtl/>
        </w:rPr>
        <w:t xml:space="preserve"> עירור-פליטה</w:t>
      </w:r>
      <w:r w:rsidR="00AD5C3F" w:rsidRPr="00F015FF">
        <w:rPr>
          <w:rtl/>
        </w:rPr>
        <w:t xml:space="preserve"> </w:t>
      </w:r>
      <w:r w:rsidR="00191313" w:rsidRPr="00F015FF">
        <w:rPr>
          <w:rtl/>
          <w:lang w:eastAsia="he-IL"/>
        </w:rPr>
        <w:t>370-210, 336-225 ו-360-280</w:t>
      </w:r>
      <w:r w:rsidR="00AD5C3F" w:rsidRPr="00F015FF">
        <w:rPr>
          <w:rtl/>
        </w:rPr>
        <w:t xml:space="preserve">. בעבודה קודמת, מצאנו שעוצמת </w:t>
      </w:r>
      <w:r w:rsidR="00E36A23">
        <w:rPr>
          <w:rFonts w:hint="cs"/>
          <w:rtl/>
        </w:rPr>
        <w:t>האות הנמדדת</w:t>
      </w:r>
      <w:r w:rsidR="00AD5C3F" w:rsidRPr="00F015FF">
        <w:rPr>
          <w:rtl/>
        </w:rPr>
        <w:t xml:space="preserve"> בארכי גל אלו נמצאת בקורלציה ל</w:t>
      </w:r>
      <w:r w:rsidR="00755064" w:rsidRPr="00F015FF">
        <w:rPr>
          <w:rtl/>
        </w:rPr>
        <w:t>ספירה הכללית של חיידקים במים</w:t>
      </w:r>
      <w:r w:rsidR="00F6777D" w:rsidRPr="00F015FF">
        <w:rPr>
          <w:rtl/>
        </w:rPr>
        <w:t xml:space="preserve"> (</w:t>
      </w:r>
      <w:r w:rsidR="00191313" w:rsidRPr="00F015FF">
        <w:t>Simelane 2013</w:t>
      </w:r>
      <w:r w:rsidR="00F6777D" w:rsidRPr="00F015FF">
        <w:rPr>
          <w:rtl/>
        </w:rPr>
        <w:t>)</w:t>
      </w:r>
      <w:r w:rsidR="00AD5C3F" w:rsidRPr="00F015FF">
        <w:rPr>
          <w:rtl/>
        </w:rPr>
        <w:t xml:space="preserve">. באיור 2 מוצגות מפות פלואורסנטיות של מי קידוחים המכילים </w:t>
      </w:r>
      <w:r w:rsidR="00AF7E14" w:rsidRPr="00F015FF">
        <w:rPr>
          <w:rtl/>
        </w:rPr>
        <w:t>140</w:t>
      </w:r>
      <w:r w:rsidR="00AD5C3F" w:rsidRPr="00F015FF">
        <w:rPr>
          <w:rtl/>
        </w:rPr>
        <w:t xml:space="preserve"> </w:t>
      </w:r>
      <w:r w:rsidR="00AF7E14" w:rsidRPr="00F015FF">
        <w:t>CFUs</w:t>
      </w:r>
      <w:r w:rsidR="00AF7E14" w:rsidRPr="00F015FF">
        <w:rPr>
          <w:rtl/>
        </w:rPr>
        <w:t xml:space="preserve"> למ"ל</w:t>
      </w:r>
      <w:r w:rsidR="00AD5C3F" w:rsidRPr="00F015FF">
        <w:rPr>
          <w:rtl/>
        </w:rPr>
        <w:t xml:space="preserve"> ושל מי קידוחים המכילים </w:t>
      </w:r>
      <w:r w:rsidR="00AF7E14" w:rsidRPr="00F015FF">
        <w:rPr>
          <w:rtl/>
        </w:rPr>
        <w:t xml:space="preserve">16 </w:t>
      </w:r>
      <w:r w:rsidR="00AF7E14" w:rsidRPr="00F015FF">
        <w:t>CFUs</w:t>
      </w:r>
      <w:r w:rsidR="00AF7E14" w:rsidRPr="00F015FF">
        <w:rPr>
          <w:rtl/>
        </w:rPr>
        <w:t xml:space="preserve"> למ"ל.</w:t>
      </w:r>
    </w:p>
    <w:p w14:paraId="1486E87F" w14:textId="365E8E69" w:rsidR="00311578" w:rsidRDefault="00311578" w:rsidP="00750706">
      <w:pPr>
        <w:rPr>
          <w:rtl/>
        </w:rPr>
      </w:pPr>
      <w:r w:rsidRPr="00F015FF">
        <w:rPr>
          <w:noProof/>
          <w:rtl/>
          <w:lang w:val="en-GB" w:eastAsia="en-GB"/>
        </w:rPr>
        <mc:AlternateContent>
          <mc:Choice Requires="wps">
            <w:drawing>
              <wp:anchor distT="0" distB="0" distL="114300" distR="114300" simplePos="0" relativeHeight="251668480" behindDoc="0" locked="0" layoutInCell="1" allowOverlap="1" wp14:anchorId="30BFE395" wp14:editId="260E7ABA">
                <wp:simplePos x="0" y="0"/>
                <wp:positionH relativeFrom="margin">
                  <wp:posOffset>-127305</wp:posOffset>
                </wp:positionH>
                <wp:positionV relativeFrom="paragraph">
                  <wp:posOffset>4831080</wp:posOffset>
                </wp:positionV>
                <wp:extent cx="5694680" cy="571500"/>
                <wp:effectExtent l="0" t="0" r="1270" b="0"/>
                <wp:wrapTopAndBottom/>
                <wp:docPr id="8" name="תיבת טקסט 8"/>
                <wp:cNvGraphicFramePr/>
                <a:graphic xmlns:a="http://schemas.openxmlformats.org/drawingml/2006/main">
                  <a:graphicData uri="http://schemas.microsoft.com/office/word/2010/wordprocessingShape">
                    <wps:wsp>
                      <wps:cNvSpPr txBox="1"/>
                      <wps:spPr>
                        <a:xfrm>
                          <a:off x="0" y="0"/>
                          <a:ext cx="5694680" cy="571500"/>
                        </a:xfrm>
                        <a:prstGeom prst="rect">
                          <a:avLst/>
                        </a:prstGeom>
                        <a:solidFill>
                          <a:prstClr val="white"/>
                        </a:solidFill>
                        <a:ln>
                          <a:noFill/>
                        </a:ln>
                        <a:effectLst/>
                      </wps:spPr>
                      <wps:txbx>
                        <w:txbxContent>
                          <w:p w14:paraId="00D8A6E5" w14:textId="40AA7089" w:rsidR="005C0EC8" w:rsidRPr="00C370E7" w:rsidRDefault="005C0EC8" w:rsidP="005C0EC8">
                            <w:pPr>
                              <w:rPr>
                                <w:rtl/>
                              </w:rPr>
                            </w:pPr>
                            <w:r w:rsidRPr="00C370E7">
                              <w:rPr>
                                <w:u w:val="single"/>
                                <w:rtl/>
                              </w:rPr>
                              <w:t>איור</w:t>
                            </w:r>
                            <w:r w:rsidRPr="00C370E7">
                              <w:rPr>
                                <w:rtl/>
                              </w:rPr>
                              <w:t xml:space="preserve"> 3. התאמה בין עוצמת האות האופטי הנמדד באורכי גל פליטה/עירור שונים לריכוז חיידקים. עוצמת האות מנורמלת לעצמת ערכי הראמאן באורך גל פליטה/עירור 275/30</w:t>
                            </w:r>
                            <w:r>
                              <w:rPr>
                                <w:rFonts w:hint="cs"/>
                                <w:rtl/>
                              </w:rPr>
                              <w:t>6</w:t>
                            </w:r>
                            <w:r w:rsidRPr="00C370E7">
                              <w:rPr>
                                <w:rtl/>
                              </w:rPr>
                              <w:t xml:space="preserve">. </w:t>
                            </w:r>
                            <w:r w:rsidRPr="00C370E7">
                              <w:t>n=49</w:t>
                            </w:r>
                            <w:r w:rsidRPr="00C370E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FE395" id="תיבת טקסט 8" o:spid="_x0000_s1036" type="#_x0000_t202" style="position:absolute;left:0;text-align:left;margin-left:-10pt;margin-top:380.4pt;width:448.4pt;height:4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" stroked="f">
                <v:textbox inset="0,0,0,0">
                  <w:txbxContent>
                    <w:p w14:paraId="00D8A6E5" w14:textId="40AA7089" w:rsidR="005C0EC8" w:rsidRPr="00C370E7" w:rsidRDefault="005C0EC8" w:rsidP="005C0EC8">
                      <w:pPr>
                        <w:rPr>
                          <w:rtl/>
                        </w:rPr>
                      </w:pPr>
                      <w:r w:rsidRPr="00C370E7">
                        <w:rPr>
                          <w:u w:val="single"/>
                          <w:rtl/>
                        </w:rPr>
                        <w:t>איור</w:t>
                      </w:r>
                      <w:r w:rsidRPr="00C370E7">
                        <w:rPr>
                          <w:rtl/>
                        </w:rPr>
                        <w:t xml:space="preserve"> 3. התאמה בין עוצמת האות האופטי הנמדד באורכי גל פליטה/עירור שונים לריכוז חיידקים. עוצמת האות מנורמלת לעצמת ערכי </w:t>
                      </w:r>
                      <w:proofErr w:type="spellStart"/>
                      <w:r w:rsidRPr="00C370E7">
                        <w:rPr>
                          <w:rtl/>
                        </w:rPr>
                        <w:t>הראמאן</w:t>
                      </w:r>
                      <w:proofErr w:type="spellEnd"/>
                      <w:r w:rsidRPr="00C370E7">
                        <w:rPr>
                          <w:rtl/>
                        </w:rPr>
                        <w:t xml:space="preserve"> באורך גל פליטה/עירור 275/30</w:t>
                      </w:r>
                      <w:r>
                        <w:rPr>
                          <w:rFonts w:hint="cs"/>
                          <w:rtl/>
                        </w:rPr>
                        <w:t>6</w:t>
                      </w:r>
                      <w:r w:rsidRPr="00C370E7">
                        <w:rPr>
                          <w:rtl/>
                        </w:rPr>
                        <w:t xml:space="preserve">. </w:t>
                      </w:r>
                      <w:r w:rsidRPr="00C370E7">
                        <w:t>n=49</w:t>
                      </w:r>
                      <w:r w:rsidRPr="00C370E7">
                        <w:rPr>
                          <w:rtl/>
                        </w:rPr>
                        <w:t>.</w:t>
                      </w:r>
                    </w:p>
                  </w:txbxContent>
                </v:textbox>
                <w10:wrap type="topAndBottom" anchorx="margin"/>
              </v:shape>
            </w:pict>
          </mc:Fallback>
        </mc:AlternateContent>
      </w:r>
      <w:r w:rsidRPr="00F015FF">
        <w:rPr>
          <w:noProof/>
          <w:rtl/>
          <w:lang w:val="en-GB" w:eastAsia="en-GB"/>
        </w:rPr>
        <mc:AlternateContent>
          <mc:Choice Requires="wpg">
            <w:drawing>
              <wp:anchor distT="0" distB="0" distL="114300" distR="114300" simplePos="0" relativeHeight="251680768" behindDoc="0" locked="0" layoutInCell="1" allowOverlap="1" wp14:anchorId="5E13E818" wp14:editId="6F0385E0">
                <wp:simplePos x="0" y="0"/>
                <wp:positionH relativeFrom="margin">
                  <wp:posOffset>-391515</wp:posOffset>
                </wp:positionH>
                <wp:positionV relativeFrom="paragraph">
                  <wp:posOffset>2805710</wp:posOffset>
                </wp:positionV>
                <wp:extent cx="6010275" cy="1916591"/>
                <wp:effectExtent l="0" t="0" r="9525" b="7620"/>
                <wp:wrapTopAndBottom/>
                <wp:docPr id="19" name="קבוצה 12"/>
                <wp:cNvGraphicFramePr/>
                <a:graphic xmlns:a="http://schemas.openxmlformats.org/drawingml/2006/main">
                  <a:graphicData uri="http://schemas.microsoft.com/office/word/2010/wordprocessingGroup">
                    <wpg:wgp>
                      <wpg:cNvGrpSpPr/>
                      <wpg:grpSpPr>
                        <a:xfrm>
                          <a:off x="0" y="0"/>
                          <a:ext cx="6010275" cy="1916591"/>
                          <a:chOff x="0" y="0"/>
                          <a:chExt cx="6501047" cy="1799590"/>
                        </a:xfrm>
                      </wpg:grpSpPr>
                      <wpg:graphicFrame>
                        <wpg:cNvPr id="20" name="תרשים 9"/>
                        <wpg:cNvFrPr/>
                        <wpg:xfrm>
                          <a:off x="4341412" y="0"/>
                          <a:ext cx="2159635" cy="1799590"/>
                        </wpg:xfrm>
                        <a:graphic>
                          <a:graphicData uri="http://schemas.openxmlformats.org/drawingml/2006/chart">
                            <c:chart xmlns:c="http://schemas.openxmlformats.org/drawingml/2006/chart" xmlns:r="http://schemas.openxmlformats.org/officeDocument/2006/relationships" r:id="rId17"/>
                          </a:graphicData>
                        </a:graphic>
                      </wpg:graphicFrame>
                      <wpg:graphicFrame>
                        <wpg:cNvPr id="21" name="תרשים 10"/>
                        <wpg:cNvFrPr/>
                        <wpg:xfrm>
                          <a:off x="2170706" y="0"/>
                          <a:ext cx="2159635" cy="1799590"/>
                        </wpg:xfrm>
                        <a:graphic>
                          <a:graphicData uri="http://schemas.openxmlformats.org/drawingml/2006/chart">
                            <c:chart xmlns:c="http://schemas.openxmlformats.org/drawingml/2006/chart" xmlns:r="http://schemas.openxmlformats.org/officeDocument/2006/relationships" r:id="rId18"/>
                          </a:graphicData>
                        </a:graphic>
                      </wpg:graphicFrame>
                      <wpg:graphicFrame>
                        <wpg:cNvPr id="22" name="תרשים 11"/>
                        <wpg:cNvFrPr/>
                        <wpg:xfrm>
                          <a:off x="0" y="0"/>
                          <a:ext cx="2159635" cy="1799590"/>
                        </wpg:xfrm>
                        <a:graphic>
                          <a:graphicData uri="http://schemas.openxmlformats.org/drawingml/2006/chart">
                            <c:chart xmlns:c="http://schemas.openxmlformats.org/drawingml/2006/chart" xmlns:r="http://schemas.openxmlformats.org/officeDocument/2006/relationships" r:id="rId19"/>
                          </a:graphicData>
                        </a:graphic>
                      </wpg:graphicFrame>
                    </wpg:wgp>
                  </a:graphicData>
                </a:graphic>
                <wp14:sizeRelH relativeFrom="page">
                  <wp14:pctWidth>0</wp14:pctWidth>
                </wp14:sizeRelH>
                <wp14:sizeRelV relativeFrom="page">
                  <wp14:pctHeight>0</wp14:pctHeight>
                </wp14:sizeRelV>
              </wp:anchor>
            </w:drawing>
          </mc:Choice>
          <mc:Fallback>
            <w:pict>
              <v:group w14:anchorId="30AE781E" id="קבוצה 12" o:spid="_x0000_s1026" style="position:absolute;margin-left:-30.85pt;margin-top:220.9pt;width:473.25pt;height:150.9pt;z-index:251680768;mso-position-horizontal-relative:margin" coordsize="65010,17995"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">
                <v:shape id="תרשים 9" o:spid="_x0000_s1027" type="#_x0000_t75" style="position:absolute;left:43321;top:-57;width:21759;height:180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">
                  <v:imagedata r:id="rId20" o:title=""/>
                  <o:lock v:ext="edit" aspectratio="f"/>
                </v:shape>
                <v:shape id="תרשים 10" o:spid="_x0000_s1028" type="#_x0000_t75" style="position:absolute;left:21627;top:-57;width:21760;height:180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">
                  <v:imagedata r:id="rId21" o:title=""/>
                  <o:lock v:ext="edit" aspectratio="f"/>
                </v:shape>
                <v:shape id="תרשים 11" o:spid="_x0000_s1029" type="#_x0000_t75" style="position:absolute;left:-65;top:-57;width:21758;height:180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">
                  <v:imagedata r:id="rId22" o:title=""/>
                  <o:lock v:ext="edit" aspectratio="f"/>
                </v:shape>
                <w10:wrap type="topAndBottom" anchorx="margin"/>
              </v:group>
            </w:pict>
          </mc:Fallback>
        </mc:AlternateContent>
      </w:r>
      <w:r w:rsidR="00F6777D" w:rsidRPr="00F015FF">
        <w:rPr>
          <w:rtl/>
        </w:rPr>
        <w:t xml:space="preserve"> בחינת הקורלציה בין ערכי הספירה הכללית לבין עצמת </w:t>
      </w:r>
      <w:r w:rsidR="00C370E7">
        <w:rPr>
          <w:rFonts w:hint="cs"/>
          <w:rtl/>
        </w:rPr>
        <w:t>האות האופטי</w:t>
      </w:r>
      <w:r w:rsidR="00F6777D" w:rsidRPr="00F015FF">
        <w:rPr>
          <w:rtl/>
        </w:rPr>
        <w:t xml:space="preserve"> הראתה ערכים נמוכים, המעידים על העדר התאמה (איור 3).</w:t>
      </w:r>
    </w:p>
    <w:p w14:paraId="68611DDA" w14:textId="71F188A5" w:rsidR="00BE0E3E" w:rsidRPr="00460E06" w:rsidRDefault="00BE0E3E" w:rsidP="00311578">
      <w:pPr>
        <w:pStyle w:val="2"/>
        <w:rPr>
          <w:rtl/>
        </w:rPr>
      </w:pPr>
      <w:r w:rsidRPr="00460E06">
        <w:rPr>
          <w:rFonts w:hint="eastAsia"/>
          <w:rtl/>
        </w:rPr>
        <w:t>אנליזה</w:t>
      </w:r>
      <w:r w:rsidRPr="00460E06">
        <w:rPr>
          <w:rtl/>
        </w:rPr>
        <w:t xml:space="preserve"> מרובת משתנים - </w:t>
      </w:r>
      <w:r w:rsidRPr="00460E06">
        <w:t>PLS</w:t>
      </w:r>
    </w:p>
    <w:p w14:paraId="2A192F45" w14:textId="19B283FE" w:rsidR="00460E06" w:rsidRDefault="00460E06" w:rsidP="00311578">
      <w:pPr>
        <w:pStyle w:val="3"/>
        <w:rPr>
          <w:rtl/>
        </w:rPr>
      </w:pPr>
      <w:r>
        <w:rPr>
          <w:rFonts w:hint="cs"/>
          <w:rtl/>
        </w:rPr>
        <w:t>אנליזה ראשונית</w:t>
      </w:r>
    </w:p>
    <w:p w14:paraId="42E48C0F" w14:textId="13E559FD" w:rsidR="001D2653" w:rsidRPr="00F015FF" w:rsidRDefault="00F6777D" w:rsidP="00311578">
      <w:r w:rsidRPr="00F015FF">
        <w:rPr>
          <w:rtl/>
        </w:rPr>
        <w:t xml:space="preserve">בשלב הבא נבדק קשר אפשרי בין עצמת </w:t>
      </w:r>
      <w:r w:rsidR="00C370E7">
        <w:rPr>
          <w:rFonts w:hint="cs"/>
          <w:rtl/>
        </w:rPr>
        <w:t>האות הנמדדת</w:t>
      </w:r>
      <w:r w:rsidRPr="00F015FF">
        <w:rPr>
          <w:rtl/>
        </w:rPr>
        <w:t xml:space="preserve"> </w:t>
      </w:r>
      <w:r w:rsidR="00C370E7">
        <w:rPr>
          <w:rFonts w:hint="cs"/>
          <w:rtl/>
        </w:rPr>
        <w:t>ב</w:t>
      </w:r>
      <w:r w:rsidRPr="00F015FF">
        <w:rPr>
          <w:rtl/>
        </w:rPr>
        <w:t>כל ערכי העירור-פליטה שנבדקו (210-4</w:t>
      </w:r>
      <w:r w:rsidR="009C7FE8">
        <w:rPr>
          <w:rFonts w:hint="cs"/>
          <w:rtl/>
        </w:rPr>
        <w:t>1</w:t>
      </w:r>
      <w:r w:rsidRPr="00F015FF">
        <w:rPr>
          <w:rtl/>
        </w:rPr>
        <w:t xml:space="preserve">0 </w:t>
      </w:r>
      <w:r w:rsidRPr="00F015FF">
        <w:t>nm</w:t>
      </w:r>
      <w:r w:rsidRPr="00F015FF">
        <w:rPr>
          <w:rtl/>
        </w:rPr>
        <w:t xml:space="preserve">) </w:t>
      </w:r>
      <w:r w:rsidR="00F54302" w:rsidRPr="00F015FF">
        <w:rPr>
          <w:rtl/>
        </w:rPr>
        <w:t>לבין ערכי ה-</w:t>
      </w:r>
      <w:r w:rsidR="00F54302" w:rsidRPr="00F015FF">
        <w:t>CFU</w:t>
      </w:r>
      <w:r w:rsidR="00F54302" w:rsidRPr="00F015FF">
        <w:rPr>
          <w:rtl/>
        </w:rPr>
        <w:t xml:space="preserve"> של הספירה הכללית באמצעות מודל</w:t>
      </w:r>
      <w:r w:rsidR="00673143" w:rsidRPr="00F015FF">
        <w:rPr>
          <w:rtl/>
        </w:rPr>
        <w:t xml:space="preserve"> מבוסס</w:t>
      </w:r>
      <w:r w:rsidR="00F54302" w:rsidRPr="00F015FF">
        <w:rPr>
          <w:rtl/>
        </w:rPr>
        <w:t xml:space="preserve"> </w:t>
      </w:r>
      <w:r w:rsidR="00673143" w:rsidRPr="00F015FF">
        <w:t>PLS</w:t>
      </w:r>
      <w:r w:rsidR="00F54302" w:rsidRPr="00F015FF">
        <w:rPr>
          <w:rtl/>
        </w:rPr>
        <w:t>.</w:t>
      </w:r>
      <w:r w:rsidR="00EB508D" w:rsidRPr="00F015FF">
        <w:rPr>
          <w:rtl/>
        </w:rPr>
        <w:t xml:space="preserve"> </w:t>
      </w:r>
      <w:r w:rsidR="00A701EE" w:rsidRPr="00F015FF">
        <w:rPr>
          <w:rtl/>
        </w:rPr>
        <w:t>לפי המודל</w:t>
      </w:r>
      <w:r w:rsidR="00F54302" w:rsidRPr="00F015FF">
        <w:rPr>
          <w:rtl/>
        </w:rPr>
        <w:t xml:space="preserve">, </w:t>
      </w:r>
      <w:r w:rsidR="00A701EE" w:rsidRPr="00F015FF">
        <w:rPr>
          <w:rtl/>
        </w:rPr>
        <w:t>נראה</w:t>
      </w:r>
      <w:r w:rsidR="00311578">
        <w:rPr>
          <w:rFonts w:hint="cs"/>
          <w:rtl/>
        </w:rPr>
        <w:t xml:space="preserve"> שלאחר 6 חודשי </w:t>
      </w:r>
      <w:r w:rsidR="00311578">
        <w:rPr>
          <w:rFonts w:hint="cs"/>
          <w:rtl/>
        </w:rPr>
        <w:lastRenderedPageBreak/>
        <w:t>דגימה</w:t>
      </w:r>
      <w:r w:rsidR="00311578">
        <w:rPr>
          <w:rtl/>
        </w:rPr>
        <w:t xml:space="preserve"> </w:t>
      </w:r>
      <w:r w:rsidR="00A701EE" w:rsidRPr="00F015FF">
        <w:rPr>
          <w:rtl/>
        </w:rPr>
        <w:t xml:space="preserve">ניתן לחזות בהצלחה ולהבחין באמצעות </w:t>
      </w:r>
      <w:r w:rsidR="00F8764F">
        <w:rPr>
          <w:rFonts w:hint="cs"/>
          <w:rtl/>
        </w:rPr>
        <w:t>מטריצות עירור-פליטה</w:t>
      </w:r>
      <w:r w:rsidR="00A701EE" w:rsidRPr="00F015FF">
        <w:rPr>
          <w:rtl/>
        </w:rPr>
        <w:t xml:space="preserve"> בי</w:t>
      </w:r>
      <w:r w:rsidR="00EB508D" w:rsidRPr="00F015FF">
        <w:rPr>
          <w:rtl/>
        </w:rPr>
        <w:t>ן מי</w:t>
      </w:r>
      <w:r w:rsidR="00A701EE" w:rsidRPr="00F015FF">
        <w:rPr>
          <w:rtl/>
        </w:rPr>
        <w:t xml:space="preserve"> קידוחים</w:t>
      </w:r>
      <w:r w:rsidR="00EB508D" w:rsidRPr="00F015FF">
        <w:rPr>
          <w:rtl/>
        </w:rPr>
        <w:t xml:space="preserve"> המכילים מעל 100 </w:t>
      </w:r>
      <w:r w:rsidR="00311578" w:rsidRPr="00F015FF">
        <w:rPr>
          <w:noProof/>
          <w:rtl/>
          <w:lang w:val="en-GB" w:eastAsia="en-GB"/>
        </w:rPr>
        <mc:AlternateContent>
          <mc:Choice Requires="wps">
            <w:drawing>
              <wp:anchor distT="45720" distB="45720" distL="114300" distR="114300" simplePos="0" relativeHeight="251674624" behindDoc="0" locked="0" layoutInCell="1" allowOverlap="1" wp14:anchorId="14FB7EB7" wp14:editId="7DC78339">
                <wp:simplePos x="0" y="0"/>
                <wp:positionH relativeFrom="column">
                  <wp:posOffset>-303530</wp:posOffset>
                </wp:positionH>
                <wp:positionV relativeFrom="paragraph">
                  <wp:posOffset>592455</wp:posOffset>
                </wp:positionV>
                <wp:extent cx="2324100" cy="2115185"/>
                <wp:effectExtent l="0" t="0" r="0" b="0"/>
                <wp:wrapSquare wrapText="bothSides"/>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24100" cy="2115185"/>
                        </a:xfrm>
                        <a:prstGeom prst="rect">
                          <a:avLst/>
                        </a:prstGeom>
                        <a:noFill/>
                        <a:ln w="9525">
                          <a:noFill/>
                          <a:miter lim="800000"/>
                          <a:headEnd/>
                          <a:tailEnd/>
                        </a:ln>
                      </wps:spPr>
                      <wps:txbx>
                        <w:txbxContent>
                          <w:tbl>
                            <w:tblPr>
                              <w:tblStyle w:val="4-3"/>
                              <w:tblW w:w="3397" w:type="dxa"/>
                              <w:tblLook w:val="04A0" w:firstRow="1" w:lastRow="0" w:firstColumn="1" w:lastColumn="0" w:noHBand="0" w:noVBand="1"/>
                            </w:tblPr>
                            <w:tblGrid>
                              <w:gridCol w:w="1266"/>
                              <w:gridCol w:w="439"/>
                              <w:gridCol w:w="676"/>
                              <w:gridCol w:w="1016"/>
                            </w:tblGrid>
                            <w:tr w:rsidR="005C0EC8" w:rsidRPr="00784BF4" w14:paraId="447F4C47" w14:textId="77777777" w:rsidTr="00311578">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97" w:type="dxa"/>
                                  <w:gridSpan w:val="4"/>
                                  <w:shd w:val="clear" w:color="auto" w:fill="auto"/>
                                  <w:noWrap/>
                                </w:tcPr>
                                <w:p w14:paraId="7626AB1C" w14:textId="77777777" w:rsidR="005C0EC8" w:rsidRPr="00311578" w:rsidRDefault="005C0EC8" w:rsidP="005C0EC8">
                                  <w:pPr>
                                    <w:rPr>
                                      <w:rFonts w:ascii="Calibri" w:eastAsia="Times New Roman" w:hAnsi="Calibri" w:cs="Calibri"/>
                                      <w:color w:val="auto"/>
                                      <w:lang w:eastAsia="en-GB"/>
                                    </w:rPr>
                                  </w:pPr>
                                  <w:r w:rsidRPr="00311578">
                                    <w:rPr>
                                      <w:rFonts w:hint="cs"/>
                                      <w:color w:val="auto"/>
                                      <w:u w:val="single"/>
                                      <w:rtl/>
                                    </w:rPr>
                                    <w:t>טבלה 3.</w:t>
                                  </w:r>
                                  <w:r w:rsidRPr="00311578">
                                    <w:rPr>
                                      <w:rFonts w:hint="cs"/>
                                      <w:color w:val="auto"/>
                                      <w:rtl/>
                                    </w:rPr>
                                    <w:t xml:space="preserve"> הצלחת מודל </w:t>
                                  </w:r>
                                  <w:r w:rsidRPr="00311578">
                                    <w:rPr>
                                      <w:rFonts w:hint="cs"/>
                                      <w:color w:val="auto"/>
                                    </w:rPr>
                                    <w:t>PLS</w:t>
                                  </w:r>
                                  <w:r w:rsidRPr="00311578">
                                    <w:rPr>
                                      <w:rFonts w:hint="cs"/>
                                      <w:color w:val="auto"/>
                                      <w:rtl/>
                                    </w:rPr>
                                    <w:t xml:space="preserve"> בחיזוי על בסיס סריקות מטריצות עירור-פליטה</w:t>
                                  </w:r>
                                  <w:r w:rsidRPr="00311578">
                                    <w:rPr>
                                      <w:rFonts w:ascii="Calibri" w:eastAsia="Times New Roman" w:hAnsi="Calibri" w:cs="Calibri" w:hint="cs"/>
                                      <w:color w:val="auto"/>
                                      <w:rtl/>
                                      <w:lang w:eastAsia="en-GB"/>
                                    </w:rPr>
                                    <w:t xml:space="preserve">  </w:t>
                                  </w:r>
                                </w:p>
                              </w:tc>
                            </w:tr>
                            <w:tr w:rsidR="005C0EC8" w:rsidRPr="00784BF4" w14:paraId="41B3DC9C" w14:textId="77777777" w:rsidTr="00311578">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14:paraId="629E2A6A" w14:textId="77777777" w:rsidR="005C0EC8" w:rsidRPr="00A701EE" w:rsidRDefault="005C0EC8" w:rsidP="005C0EC8">
                                  <w:pPr>
                                    <w:bidi w:val="0"/>
                                    <w:rPr>
                                      <w:lang w:eastAsia="en-GB"/>
                                    </w:rPr>
                                  </w:pPr>
                                  <w:r w:rsidRPr="00A701EE">
                                    <w:rPr>
                                      <w:lang w:eastAsia="en-GB"/>
                                    </w:rPr>
                                    <w:t>CFUs ml</w:t>
                                  </w:r>
                                  <w:r w:rsidRPr="00A701EE">
                                    <w:rPr>
                                      <w:vertAlign w:val="superscript"/>
                                      <w:lang w:eastAsia="en-GB"/>
                                    </w:rPr>
                                    <w:t>-1</w:t>
                                  </w:r>
                                </w:p>
                              </w:tc>
                              <w:tc>
                                <w:tcPr>
                                  <w:tcW w:w="439" w:type="dxa"/>
                                  <w:noWrap/>
                                  <w:hideMark/>
                                </w:tcPr>
                                <w:p w14:paraId="68CE108D" w14:textId="77777777" w:rsidR="005C0EC8" w:rsidRPr="00A701EE"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A701EE">
                                    <w:rPr>
                                      <w:lang w:eastAsia="en-GB"/>
                                    </w:rPr>
                                    <w:t>n</w:t>
                                  </w:r>
                                </w:p>
                              </w:tc>
                              <w:tc>
                                <w:tcPr>
                                  <w:tcW w:w="676" w:type="dxa"/>
                                  <w:noWrap/>
                                  <w:hideMark/>
                                </w:tcPr>
                                <w:p w14:paraId="445DEE94" w14:textId="77777777" w:rsidR="005C0EC8" w:rsidRPr="00A701EE"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A701EE">
                                    <w:rPr>
                                      <w:lang w:eastAsia="en-GB"/>
                                    </w:rPr>
                                    <w:t>Hits</w:t>
                                  </w:r>
                                </w:p>
                              </w:tc>
                              <w:tc>
                                <w:tcPr>
                                  <w:tcW w:w="1016" w:type="dxa"/>
                                  <w:noWrap/>
                                  <w:hideMark/>
                                </w:tcPr>
                                <w:p w14:paraId="6296792F" w14:textId="77777777" w:rsidR="005C0EC8" w:rsidRPr="00A701EE"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A701EE">
                                    <w:rPr>
                                      <w:lang w:eastAsia="en-GB"/>
                                    </w:rPr>
                                    <w:t>Hit%</w:t>
                                  </w:r>
                                </w:p>
                              </w:tc>
                            </w:tr>
                            <w:tr w:rsidR="005C0EC8" w:rsidRPr="00784BF4" w14:paraId="7A51F344" w14:textId="77777777" w:rsidTr="00311578">
                              <w:trPr>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14:paraId="2C233307" w14:textId="77777777" w:rsidR="005C0EC8" w:rsidRPr="00784BF4" w:rsidRDefault="005C0EC8" w:rsidP="005C0EC8">
                                  <w:pPr>
                                    <w:bidi w:val="0"/>
                                    <w:rPr>
                                      <w:lang w:eastAsia="en-GB"/>
                                    </w:rPr>
                                  </w:pPr>
                                  <w:r w:rsidRPr="00784BF4">
                                    <w:rPr>
                                      <w:lang w:eastAsia="en-GB"/>
                                    </w:rPr>
                                    <w:t>Over 100</w:t>
                                  </w:r>
                                </w:p>
                              </w:tc>
                              <w:tc>
                                <w:tcPr>
                                  <w:tcW w:w="439" w:type="dxa"/>
                                  <w:noWrap/>
                                  <w:hideMark/>
                                </w:tcPr>
                                <w:p w14:paraId="5D694BAA"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sidRPr="00784BF4">
                                    <w:rPr>
                                      <w:lang w:eastAsia="en-GB"/>
                                    </w:rPr>
                                    <w:t>2</w:t>
                                  </w:r>
                                </w:p>
                              </w:tc>
                              <w:tc>
                                <w:tcPr>
                                  <w:tcW w:w="676" w:type="dxa"/>
                                  <w:noWrap/>
                                  <w:hideMark/>
                                </w:tcPr>
                                <w:p w14:paraId="2B889479"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sidRPr="00784BF4">
                                    <w:rPr>
                                      <w:lang w:eastAsia="en-GB"/>
                                    </w:rPr>
                                    <w:t>2</w:t>
                                  </w:r>
                                </w:p>
                              </w:tc>
                              <w:tc>
                                <w:tcPr>
                                  <w:tcW w:w="1016" w:type="dxa"/>
                                  <w:noWrap/>
                                  <w:hideMark/>
                                </w:tcPr>
                                <w:p w14:paraId="31B4A606"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sidRPr="00784BF4">
                                    <w:rPr>
                                      <w:lang w:eastAsia="en-GB"/>
                                    </w:rPr>
                                    <w:t>100%</w:t>
                                  </w:r>
                                </w:p>
                              </w:tc>
                            </w:tr>
                            <w:tr w:rsidR="005C0EC8" w:rsidRPr="00784BF4" w14:paraId="36B59E3D" w14:textId="77777777" w:rsidTr="00311578">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14:paraId="34EE75A9" w14:textId="77777777" w:rsidR="005C0EC8" w:rsidRPr="00784BF4" w:rsidRDefault="005C0EC8" w:rsidP="005C0EC8">
                                  <w:pPr>
                                    <w:bidi w:val="0"/>
                                    <w:rPr>
                                      <w:lang w:eastAsia="en-GB"/>
                                    </w:rPr>
                                  </w:pPr>
                                  <w:r w:rsidRPr="00784BF4">
                                    <w:rPr>
                                      <w:lang w:eastAsia="en-GB"/>
                                    </w:rPr>
                                    <w:t>Under 100</w:t>
                                  </w:r>
                                </w:p>
                              </w:tc>
                              <w:tc>
                                <w:tcPr>
                                  <w:tcW w:w="439" w:type="dxa"/>
                                  <w:noWrap/>
                                  <w:hideMark/>
                                </w:tcPr>
                                <w:p w14:paraId="3B2494E9" w14:textId="77777777" w:rsidR="005C0EC8" w:rsidRPr="00784BF4"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784BF4">
                                    <w:rPr>
                                      <w:lang w:eastAsia="en-GB"/>
                                    </w:rPr>
                                    <w:t>7</w:t>
                                  </w:r>
                                </w:p>
                              </w:tc>
                              <w:tc>
                                <w:tcPr>
                                  <w:tcW w:w="676" w:type="dxa"/>
                                  <w:noWrap/>
                                  <w:hideMark/>
                                </w:tcPr>
                                <w:p w14:paraId="0571712F" w14:textId="77777777" w:rsidR="005C0EC8" w:rsidRPr="00784BF4"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784BF4">
                                    <w:rPr>
                                      <w:lang w:eastAsia="en-GB"/>
                                    </w:rPr>
                                    <w:t>7</w:t>
                                  </w:r>
                                </w:p>
                              </w:tc>
                              <w:tc>
                                <w:tcPr>
                                  <w:tcW w:w="1016" w:type="dxa"/>
                                  <w:noWrap/>
                                  <w:hideMark/>
                                </w:tcPr>
                                <w:p w14:paraId="6C0FD6F0" w14:textId="77777777" w:rsidR="005C0EC8" w:rsidRPr="00784BF4"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784BF4">
                                    <w:rPr>
                                      <w:lang w:eastAsia="en-GB"/>
                                    </w:rPr>
                                    <w:t>100%</w:t>
                                  </w:r>
                                </w:p>
                              </w:tc>
                            </w:tr>
                            <w:tr w:rsidR="005C0EC8" w:rsidRPr="00784BF4" w14:paraId="2922132A" w14:textId="77777777" w:rsidTr="00311578">
                              <w:trPr>
                                <w:trHeight w:val="396"/>
                              </w:trPr>
                              <w:tc>
                                <w:tcPr>
                                  <w:cnfStyle w:val="001000000000" w:firstRow="0" w:lastRow="0" w:firstColumn="1" w:lastColumn="0" w:oddVBand="0" w:evenVBand="0" w:oddHBand="0" w:evenHBand="0" w:firstRowFirstColumn="0" w:firstRowLastColumn="0" w:lastRowFirstColumn="0" w:lastRowLastColumn="0"/>
                                  <w:tcW w:w="1266" w:type="dxa"/>
                                  <w:noWrap/>
                                </w:tcPr>
                                <w:p w14:paraId="7084571C" w14:textId="77777777" w:rsidR="005C0EC8" w:rsidRPr="00784BF4" w:rsidRDefault="005C0EC8" w:rsidP="005C0EC8">
                                  <w:pPr>
                                    <w:bidi w:val="0"/>
                                    <w:rPr>
                                      <w:lang w:eastAsia="en-GB"/>
                                    </w:rPr>
                                  </w:pPr>
                                  <w:r>
                                    <w:rPr>
                                      <w:lang w:eastAsia="en-GB"/>
                                    </w:rPr>
                                    <w:t>Totals</w:t>
                                  </w:r>
                                </w:p>
                              </w:tc>
                              <w:tc>
                                <w:tcPr>
                                  <w:tcW w:w="439" w:type="dxa"/>
                                  <w:noWrap/>
                                </w:tcPr>
                                <w:p w14:paraId="200EBBEB"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Pr>
                                      <w:lang w:eastAsia="en-GB"/>
                                    </w:rPr>
                                    <w:t>9</w:t>
                                  </w:r>
                                </w:p>
                              </w:tc>
                              <w:tc>
                                <w:tcPr>
                                  <w:tcW w:w="676" w:type="dxa"/>
                                  <w:noWrap/>
                                </w:tcPr>
                                <w:p w14:paraId="704BEBD4"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Pr>
                                      <w:lang w:eastAsia="en-GB"/>
                                    </w:rPr>
                                    <w:t>9</w:t>
                                  </w:r>
                                </w:p>
                              </w:tc>
                              <w:tc>
                                <w:tcPr>
                                  <w:tcW w:w="1016" w:type="dxa"/>
                                  <w:noWrap/>
                                </w:tcPr>
                                <w:p w14:paraId="2BA30C78"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Pr>
                                      <w:lang w:eastAsia="en-GB"/>
                                    </w:rPr>
                                    <w:t>100%</w:t>
                                  </w:r>
                                </w:p>
                              </w:tc>
                            </w:tr>
                          </w:tbl>
                          <w:p w14:paraId="1B45F53F" w14:textId="77777777" w:rsidR="005C0EC8" w:rsidRDefault="005C0EC8" w:rsidP="005C0EC8">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FB7EB7" id="_x0000_t202" coordsize="21600,21600" o:spt="202" path="m,l,21600r21600,l21600,xe">
                <v:stroke joinstyle="miter"/>
                <v:path gradientshapeok="t" o:connecttype="rect"/>
              </v:shapetype>
              <v:shape id="תיבת טקסט 2" o:spid="_x0000_s1037" type="#_x0000_t202" style="position:absolute;left:0;text-align:left;margin-left:-23.9pt;margin-top:46.65pt;width:183pt;height:166.55pt;flip:x;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" filled="f" stroked="f">
                <v:textbox>
                  <w:txbxContent>
                    <w:tbl>
                      <w:tblPr>
                        <w:tblStyle w:val="4-3"/>
                        <w:tblW w:w="3397" w:type="dxa"/>
                        <w:tblLook w:val="04A0" w:firstRow="1" w:lastRow="0" w:firstColumn="1" w:lastColumn="0" w:noHBand="0" w:noVBand="1"/>
                      </w:tblPr>
                      <w:tblGrid>
                        <w:gridCol w:w="1266"/>
                        <w:gridCol w:w="439"/>
                        <w:gridCol w:w="676"/>
                        <w:gridCol w:w="1016"/>
                      </w:tblGrid>
                      <w:tr w:rsidR="005C0EC8" w:rsidRPr="00784BF4" w14:paraId="447F4C47" w14:textId="77777777" w:rsidTr="00311578">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97" w:type="dxa"/>
                            <w:gridSpan w:val="4"/>
                            <w:shd w:val="clear" w:color="auto" w:fill="auto"/>
                            <w:noWrap/>
                          </w:tcPr>
                          <w:p w14:paraId="7626AB1C" w14:textId="77777777" w:rsidR="005C0EC8" w:rsidRPr="00311578" w:rsidRDefault="005C0EC8" w:rsidP="005C0EC8">
                            <w:pPr>
                              <w:rPr>
                                <w:rFonts w:ascii="Calibri" w:eastAsia="Times New Roman" w:hAnsi="Calibri" w:cs="Calibri"/>
                                <w:color w:val="auto"/>
                                <w:lang w:eastAsia="en-GB"/>
                              </w:rPr>
                            </w:pPr>
                            <w:r w:rsidRPr="00311578">
                              <w:rPr>
                                <w:rFonts w:hint="cs"/>
                                <w:color w:val="auto"/>
                                <w:u w:val="single"/>
                                <w:rtl/>
                              </w:rPr>
                              <w:t>טבלה 3.</w:t>
                            </w:r>
                            <w:r w:rsidRPr="00311578">
                              <w:rPr>
                                <w:rFonts w:hint="cs"/>
                                <w:color w:val="auto"/>
                                <w:rtl/>
                              </w:rPr>
                              <w:t xml:space="preserve"> הצלחת מודל </w:t>
                            </w:r>
                            <w:r w:rsidRPr="00311578">
                              <w:rPr>
                                <w:rFonts w:hint="cs"/>
                                <w:color w:val="auto"/>
                              </w:rPr>
                              <w:t>PLS</w:t>
                            </w:r>
                            <w:r w:rsidRPr="00311578">
                              <w:rPr>
                                <w:rFonts w:hint="cs"/>
                                <w:color w:val="auto"/>
                                <w:rtl/>
                              </w:rPr>
                              <w:t xml:space="preserve"> בחיזוי על בסיס סריקות מטריצות עירור-פליטה</w:t>
                            </w:r>
                            <w:r w:rsidRPr="00311578">
                              <w:rPr>
                                <w:rFonts w:ascii="Calibri" w:eastAsia="Times New Roman" w:hAnsi="Calibri" w:cs="Calibri" w:hint="cs"/>
                                <w:color w:val="auto"/>
                                <w:rtl/>
                                <w:lang w:eastAsia="en-GB"/>
                              </w:rPr>
                              <w:t xml:space="preserve">  </w:t>
                            </w:r>
                          </w:p>
                        </w:tc>
                      </w:tr>
                      <w:tr w:rsidR="005C0EC8" w:rsidRPr="00784BF4" w14:paraId="41B3DC9C" w14:textId="77777777" w:rsidTr="00311578">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14:paraId="629E2A6A" w14:textId="77777777" w:rsidR="005C0EC8" w:rsidRPr="00A701EE" w:rsidRDefault="005C0EC8" w:rsidP="005C0EC8">
                            <w:pPr>
                              <w:bidi w:val="0"/>
                              <w:rPr>
                                <w:lang w:eastAsia="en-GB"/>
                              </w:rPr>
                            </w:pPr>
                            <w:r w:rsidRPr="00A701EE">
                              <w:rPr>
                                <w:lang w:eastAsia="en-GB"/>
                              </w:rPr>
                              <w:t>CFUs ml</w:t>
                            </w:r>
                            <w:r w:rsidRPr="00A701EE">
                              <w:rPr>
                                <w:vertAlign w:val="superscript"/>
                                <w:lang w:eastAsia="en-GB"/>
                              </w:rPr>
                              <w:t>-1</w:t>
                            </w:r>
                          </w:p>
                        </w:tc>
                        <w:tc>
                          <w:tcPr>
                            <w:tcW w:w="439" w:type="dxa"/>
                            <w:noWrap/>
                            <w:hideMark/>
                          </w:tcPr>
                          <w:p w14:paraId="68CE108D" w14:textId="77777777" w:rsidR="005C0EC8" w:rsidRPr="00A701EE"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A701EE">
                              <w:rPr>
                                <w:lang w:eastAsia="en-GB"/>
                              </w:rPr>
                              <w:t>n</w:t>
                            </w:r>
                          </w:p>
                        </w:tc>
                        <w:tc>
                          <w:tcPr>
                            <w:tcW w:w="676" w:type="dxa"/>
                            <w:noWrap/>
                            <w:hideMark/>
                          </w:tcPr>
                          <w:p w14:paraId="445DEE94" w14:textId="77777777" w:rsidR="005C0EC8" w:rsidRPr="00A701EE"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A701EE">
                              <w:rPr>
                                <w:lang w:eastAsia="en-GB"/>
                              </w:rPr>
                              <w:t>Hits</w:t>
                            </w:r>
                          </w:p>
                        </w:tc>
                        <w:tc>
                          <w:tcPr>
                            <w:tcW w:w="1016" w:type="dxa"/>
                            <w:noWrap/>
                            <w:hideMark/>
                          </w:tcPr>
                          <w:p w14:paraId="6296792F" w14:textId="77777777" w:rsidR="005C0EC8" w:rsidRPr="00A701EE"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A701EE">
                              <w:rPr>
                                <w:lang w:eastAsia="en-GB"/>
                              </w:rPr>
                              <w:t>Hit%</w:t>
                            </w:r>
                          </w:p>
                        </w:tc>
                      </w:tr>
                      <w:tr w:rsidR="005C0EC8" w:rsidRPr="00784BF4" w14:paraId="7A51F344" w14:textId="77777777" w:rsidTr="00311578">
                        <w:trPr>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14:paraId="2C233307" w14:textId="77777777" w:rsidR="005C0EC8" w:rsidRPr="00784BF4" w:rsidRDefault="005C0EC8" w:rsidP="005C0EC8">
                            <w:pPr>
                              <w:bidi w:val="0"/>
                              <w:rPr>
                                <w:lang w:eastAsia="en-GB"/>
                              </w:rPr>
                            </w:pPr>
                            <w:r w:rsidRPr="00784BF4">
                              <w:rPr>
                                <w:lang w:eastAsia="en-GB"/>
                              </w:rPr>
                              <w:t>Over 100</w:t>
                            </w:r>
                          </w:p>
                        </w:tc>
                        <w:tc>
                          <w:tcPr>
                            <w:tcW w:w="439" w:type="dxa"/>
                            <w:noWrap/>
                            <w:hideMark/>
                          </w:tcPr>
                          <w:p w14:paraId="5D694BAA"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sidRPr="00784BF4">
                              <w:rPr>
                                <w:lang w:eastAsia="en-GB"/>
                              </w:rPr>
                              <w:t>2</w:t>
                            </w:r>
                          </w:p>
                        </w:tc>
                        <w:tc>
                          <w:tcPr>
                            <w:tcW w:w="676" w:type="dxa"/>
                            <w:noWrap/>
                            <w:hideMark/>
                          </w:tcPr>
                          <w:p w14:paraId="2B889479"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sidRPr="00784BF4">
                              <w:rPr>
                                <w:lang w:eastAsia="en-GB"/>
                              </w:rPr>
                              <w:t>2</w:t>
                            </w:r>
                          </w:p>
                        </w:tc>
                        <w:tc>
                          <w:tcPr>
                            <w:tcW w:w="1016" w:type="dxa"/>
                            <w:noWrap/>
                            <w:hideMark/>
                          </w:tcPr>
                          <w:p w14:paraId="31B4A606"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sidRPr="00784BF4">
                              <w:rPr>
                                <w:lang w:eastAsia="en-GB"/>
                              </w:rPr>
                              <w:t>100%</w:t>
                            </w:r>
                          </w:p>
                        </w:tc>
                      </w:tr>
                      <w:tr w:rsidR="005C0EC8" w:rsidRPr="00784BF4" w14:paraId="36B59E3D" w14:textId="77777777" w:rsidTr="00311578">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14:paraId="34EE75A9" w14:textId="77777777" w:rsidR="005C0EC8" w:rsidRPr="00784BF4" w:rsidRDefault="005C0EC8" w:rsidP="005C0EC8">
                            <w:pPr>
                              <w:bidi w:val="0"/>
                              <w:rPr>
                                <w:lang w:eastAsia="en-GB"/>
                              </w:rPr>
                            </w:pPr>
                            <w:r w:rsidRPr="00784BF4">
                              <w:rPr>
                                <w:lang w:eastAsia="en-GB"/>
                              </w:rPr>
                              <w:t>Under 100</w:t>
                            </w:r>
                          </w:p>
                        </w:tc>
                        <w:tc>
                          <w:tcPr>
                            <w:tcW w:w="439" w:type="dxa"/>
                            <w:noWrap/>
                            <w:hideMark/>
                          </w:tcPr>
                          <w:p w14:paraId="3B2494E9" w14:textId="77777777" w:rsidR="005C0EC8" w:rsidRPr="00784BF4"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784BF4">
                              <w:rPr>
                                <w:lang w:eastAsia="en-GB"/>
                              </w:rPr>
                              <w:t>7</w:t>
                            </w:r>
                          </w:p>
                        </w:tc>
                        <w:tc>
                          <w:tcPr>
                            <w:tcW w:w="676" w:type="dxa"/>
                            <w:noWrap/>
                            <w:hideMark/>
                          </w:tcPr>
                          <w:p w14:paraId="0571712F" w14:textId="77777777" w:rsidR="005C0EC8" w:rsidRPr="00784BF4"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784BF4">
                              <w:rPr>
                                <w:lang w:eastAsia="en-GB"/>
                              </w:rPr>
                              <w:t>7</w:t>
                            </w:r>
                          </w:p>
                        </w:tc>
                        <w:tc>
                          <w:tcPr>
                            <w:tcW w:w="1016" w:type="dxa"/>
                            <w:noWrap/>
                            <w:hideMark/>
                          </w:tcPr>
                          <w:p w14:paraId="6C0FD6F0" w14:textId="77777777" w:rsidR="005C0EC8" w:rsidRPr="00784BF4" w:rsidRDefault="005C0EC8" w:rsidP="005C0EC8">
                            <w:pPr>
                              <w:bidi w:val="0"/>
                              <w:cnfStyle w:val="000000100000" w:firstRow="0" w:lastRow="0" w:firstColumn="0" w:lastColumn="0" w:oddVBand="0" w:evenVBand="0" w:oddHBand="1" w:evenHBand="0" w:firstRowFirstColumn="0" w:firstRowLastColumn="0" w:lastRowFirstColumn="0" w:lastRowLastColumn="0"/>
                              <w:rPr>
                                <w:lang w:eastAsia="en-GB"/>
                              </w:rPr>
                            </w:pPr>
                            <w:r w:rsidRPr="00784BF4">
                              <w:rPr>
                                <w:lang w:eastAsia="en-GB"/>
                              </w:rPr>
                              <w:t>100%</w:t>
                            </w:r>
                          </w:p>
                        </w:tc>
                      </w:tr>
                      <w:tr w:rsidR="005C0EC8" w:rsidRPr="00784BF4" w14:paraId="2922132A" w14:textId="77777777" w:rsidTr="00311578">
                        <w:trPr>
                          <w:trHeight w:val="396"/>
                        </w:trPr>
                        <w:tc>
                          <w:tcPr>
                            <w:cnfStyle w:val="001000000000" w:firstRow="0" w:lastRow="0" w:firstColumn="1" w:lastColumn="0" w:oddVBand="0" w:evenVBand="0" w:oddHBand="0" w:evenHBand="0" w:firstRowFirstColumn="0" w:firstRowLastColumn="0" w:lastRowFirstColumn="0" w:lastRowLastColumn="0"/>
                            <w:tcW w:w="1266" w:type="dxa"/>
                            <w:noWrap/>
                          </w:tcPr>
                          <w:p w14:paraId="7084571C" w14:textId="77777777" w:rsidR="005C0EC8" w:rsidRPr="00784BF4" w:rsidRDefault="005C0EC8" w:rsidP="005C0EC8">
                            <w:pPr>
                              <w:bidi w:val="0"/>
                              <w:rPr>
                                <w:lang w:eastAsia="en-GB"/>
                              </w:rPr>
                            </w:pPr>
                            <w:r>
                              <w:rPr>
                                <w:lang w:eastAsia="en-GB"/>
                              </w:rPr>
                              <w:t>Totals</w:t>
                            </w:r>
                          </w:p>
                        </w:tc>
                        <w:tc>
                          <w:tcPr>
                            <w:tcW w:w="439" w:type="dxa"/>
                            <w:noWrap/>
                          </w:tcPr>
                          <w:p w14:paraId="200EBBEB"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Pr>
                                <w:lang w:eastAsia="en-GB"/>
                              </w:rPr>
                              <w:t>9</w:t>
                            </w:r>
                          </w:p>
                        </w:tc>
                        <w:tc>
                          <w:tcPr>
                            <w:tcW w:w="676" w:type="dxa"/>
                            <w:noWrap/>
                          </w:tcPr>
                          <w:p w14:paraId="704BEBD4"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Pr>
                                <w:lang w:eastAsia="en-GB"/>
                              </w:rPr>
                              <w:t>9</w:t>
                            </w:r>
                          </w:p>
                        </w:tc>
                        <w:tc>
                          <w:tcPr>
                            <w:tcW w:w="1016" w:type="dxa"/>
                            <w:noWrap/>
                          </w:tcPr>
                          <w:p w14:paraId="2BA30C78" w14:textId="77777777" w:rsidR="005C0EC8" w:rsidRPr="00784BF4" w:rsidRDefault="005C0EC8" w:rsidP="005C0EC8">
                            <w:pPr>
                              <w:bidi w:val="0"/>
                              <w:cnfStyle w:val="000000000000" w:firstRow="0" w:lastRow="0" w:firstColumn="0" w:lastColumn="0" w:oddVBand="0" w:evenVBand="0" w:oddHBand="0" w:evenHBand="0" w:firstRowFirstColumn="0" w:firstRowLastColumn="0" w:lastRowFirstColumn="0" w:lastRowLastColumn="0"/>
                              <w:rPr>
                                <w:lang w:eastAsia="en-GB"/>
                              </w:rPr>
                            </w:pPr>
                            <w:r>
                              <w:rPr>
                                <w:lang w:eastAsia="en-GB"/>
                              </w:rPr>
                              <w:t>100%</w:t>
                            </w:r>
                          </w:p>
                        </w:tc>
                      </w:tr>
                    </w:tbl>
                    <w:p w14:paraId="1B45F53F" w14:textId="77777777" w:rsidR="005C0EC8" w:rsidRDefault="005C0EC8" w:rsidP="005C0EC8">
                      <w:pPr>
                        <w:rPr>
                          <w:rtl/>
                          <w:cs/>
                        </w:rPr>
                      </w:pPr>
                    </w:p>
                  </w:txbxContent>
                </v:textbox>
                <w10:wrap type="square"/>
              </v:shape>
            </w:pict>
          </mc:Fallback>
        </mc:AlternateContent>
      </w:r>
      <w:r w:rsidR="00311578" w:rsidRPr="00F015FF">
        <w:rPr>
          <w:noProof/>
          <w:rtl/>
          <w:lang w:val="en-GB" w:eastAsia="en-GB"/>
        </w:rPr>
        <mc:AlternateContent>
          <mc:Choice Requires="wps">
            <w:drawing>
              <wp:anchor distT="0" distB="0" distL="114300" distR="114300" simplePos="0" relativeHeight="251672576" behindDoc="0" locked="0" layoutInCell="1" allowOverlap="1" wp14:anchorId="48DC95B3" wp14:editId="60B9FFCC">
                <wp:simplePos x="0" y="0"/>
                <wp:positionH relativeFrom="margin">
                  <wp:posOffset>221285</wp:posOffset>
                </wp:positionH>
                <wp:positionV relativeFrom="paragraph">
                  <wp:posOffset>2821305</wp:posOffset>
                </wp:positionV>
                <wp:extent cx="5270500" cy="923925"/>
                <wp:effectExtent l="0" t="0" r="6350" b="9525"/>
                <wp:wrapTopAndBottom/>
                <wp:docPr id="26" name="תיבת טקסט 26"/>
                <wp:cNvGraphicFramePr/>
                <a:graphic xmlns:a="http://schemas.openxmlformats.org/drawingml/2006/main">
                  <a:graphicData uri="http://schemas.microsoft.com/office/word/2010/wordprocessingShape">
                    <wps:wsp>
                      <wps:cNvSpPr txBox="1"/>
                      <wps:spPr>
                        <a:xfrm>
                          <a:off x="0" y="0"/>
                          <a:ext cx="5270500" cy="923925"/>
                        </a:xfrm>
                        <a:prstGeom prst="rect">
                          <a:avLst/>
                        </a:prstGeom>
                        <a:solidFill>
                          <a:prstClr val="white"/>
                        </a:solidFill>
                        <a:ln>
                          <a:noFill/>
                        </a:ln>
                        <a:effectLst/>
                      </wps:spPr>
                      <wps:txbx>
                        <w:txbxContent>
                          <w:p w14:paraId="69DA9A0E" w14:textId="7DFEB3AC" w:rsidR="005C0EC8" w:rsidRPr="00C370E7" w:rsidRDefault="005C0EC8" w:rsidP="005C0EC8">
                            <w:r w:rsidRPr="00C370E7">
                              <w:rPr>
                                <w:u w:val="single"/>
                                <w:rtl/>
                              </w:rPr>
                              <w:t>איור 4</w:t>
                            </w:r>
                            <w:r w:rsidRPr="00C370E7">
                              <w:rPr>
                                <w:rtl/>
                              </w:rPr>
                              <w:t xml:space="preserve">. מודל </w:t>
                            </w:r>
                            <w:r w:rsidRPr="00C370E7">
                              <w:t>PLS</w:t>
                            </w:r>
                            <w:r w:rsidRPr="00C370E7">
                              <w:rPr>
                                <w:rtl/>
                              </w:rPr>
                              <w:t xml:space="preserve"> לזיהוי חיידקים המבוסס על כל הנתונים הכוללים מטריצות עירור/פליטה. בגרף ניתן לראות את הערכים החזויים ע"י המודל לעומת הערכים האמית</w:t>
                            </w:r>
                            <w:r>
                              <w:rPr>
                                <w:rFonts w:hint="cs"/>
                                <w:rtl/>
                              </w:rPr>
                              <w:t>י</w:t>
                            </w:r>
                            <w:r w:rsidRPr="00C370E7">
                              <w:rPr>
                                <w:rtl/>
                              </w:rPr>
                              <w:t xml:space="preserve">ים. מספר הדוגמאות שהוכללו בהכנת המודל היה 40. המודל כולל תהליך של </w:t>
                            </w:r>
                            <w:r w:rsidRPr="00C370E7">
                              <w:t>Scaling, Centering</w:t>
                            </w:r>
                            <w:r>
                              <w:rPr>
                                <w:rtl/>
                              </w:rPr>
                              <w:t xml:space="preserve"> ונרמול עוצמת העירור ל</w:t>
                            </w:r>
                            <w:r>
                              <w:rPr>
                                <w:rFonts w:hint="cs"/>
                                <w:rtl/>
                              </w:rPr>
                              <w:t>עצמת פיזור</w:t>
                            </w:r>
                            <w:r w:rsidRPr="00C370E7">
                              <w:rPr>
                                <w:rtl/>
                              </w:rPr>
                              <w:t xml:space="preserve"> </w:t>
                            </w:r>
                            <w:r>
                              <w:rPr>
                                <w:rFonts w:hint="cs"/>
                                <w:rtl/>
                              </w:rPr>
                              <w:t>ה</w:t>
                            </w:r>
                            <w:r w:rsidRPr="00C370E7">
                              <w:rPr>
                                <w:rtl/>
                              </w:rPr>
                              <w:t>ראמאן באורך גל עירור/פליטה 275/30</w:t>
                            </w:r>
                            <w:r>
                              <w:rPr>
                                <w:rFonts w:hint="cs"/>
                                <w:rtl/>
                              </w:rPr>
                              <w:t>6</w:t>
                            </w:r>
                            <w:r w:rsidRPr="00C370E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5B3" id="תיבת טקסט 26" o:spid="_x0000_s1038" type="#_x0000_t202" style="position:absolute;left:0;text-align:left;margin-left:17.4pt;margin-top:222.15pt;width:415pt;height:72.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" stroked="f">
                <v:textbox inset="0,0,0,0">
                  <w:txbxContent>
                    <w:p w14:paraId="69DA9A0E" w14:textId="7DFEB3AC" w:rsidR="005C0EC8" w:rsidRPr="00C370E7" w:rsidRDefault="005C0EC8" w:rsidP="005C0EC8">
                      <w:r w:rsidRPr="00C370E7">
                        <w:rPr>
                          <w:u w:val="single"/>
                          <w:rtl/>
                        </w:rPr>
                        <w:t>איור 4</w:t>
                      </w:r>
                      <w:r w:rsidRPr="00C370E7">
                        <w:rPr>
                          <w:rtl/>
                        </w:rPr>
                        <w:t xml:space="preserve">. מודל </w:t>
                      </w:r>
                      <w:r w:rsidRPr="00C370E7">
                        <w:t>PLS</w:t>
                      </w:r>
                      <w:r w:rsidRPr="00C370E7">
                        <w:rPr>
                          <w:rtl/>
                        </w:rPr>
                        <w:t xml:space="preserve"> לזיהוי חיידקים המבוסס על כל הנתונים הכוללים מטריצות עירור/פליטה. בגרף ניתן לראות את הערכים החזויים ע"י המודל לעומת הערכים </w:t>
                      </w:r>
                      <w:proofErr w:type="spellStart"/>
                      <w:r w:rsidRPr="00C370E7">
                        <w:rPr>
                          <w:rtl/>
                        </w:rPr>
                        <w:t>האמית</w:t>
                      </w:r>
                      <w:r>
                        <w:rPr>
                          <w:rFonts w:hint="cs"/>
                          <w:rtl/>
                        </w:rPr>
                        <w:t>י</w:t>
                      </w:r>
                      <w:r w:rsidRPr="00C370E7">
                        <w:rPr>
                          <w:rtl/>
                        </w:rPr>
                        <w:t>ים</w:t>
                      </w:r>
                      <w:proofErr w:type="spellEnd"/>
                      <w:r w:rsidRPr="00C370E7">
                        <w:rPr>
                          <w:rtl/>
                        </w:rPr>
                        <w:t xml:space="preserve">. מספר הדוגמאות שהוכללו בהכנת המודל היה 40. המודל כולל תהליך של </w:t>
                      </w:r>
                      <w:r w:rsidRPr="00C370E7">
                        <w:t>Scaling, Centering</w:t>
                      </w:r>
                      <w:r>
                        <w:rPr>
                          <w:rtl/>
                        </w:rPr>
                        <w:t xml:space="preserve"> ונרמול עוצמת העירור ל</w:t>
                      </w:r>
                      <w:r>
                        <w:rPr>
                          <w:rFonts w:hint="cs"/>
                          <w:rtl/>
                        </w:rPr>
                        <w:t>עצמת פיזור</w:t>
                      </w:r>
                      <w:r w:rsidRPr="00C370E7">
                        <w:rPr>
                          <w:rtl/>
                        </w:rPr>
                        <w:t xml:space="preserve"> </w:t>
                      </w:r>
                      <w:proofErr w:type="spellStart"/>
                      <w:r>
                        <w:rPr>
                          <w:rFonts w:hint="cs"/>
                          <w:rtl/>
                        </w:rPr>
                        <w:t>ה</w:t>
                      </w:r>
                      <w:r w:rsidRPr="00C370E7">
                        <w:rPr>
                          <w:rtl/>
                        </w:rPr>
                        <w:t>ראמאן</w:t>
                      </w:r>
                      <w:proofErr w:type="spellEnd"/>
                      <w:r w:rsidRPr="00C370E7">
                        <w:rPr>
                          <w:rtl/>
                        </w:rPr>
                        <w:t xml:space="preserve"> באורך גל עירור/פליטה 275/30</w:t>
                      </w:r>
                      <w:r>
                        <w:rPr>
                          <w:rFonts w:hint="cs"/>
                          <w:rtl/>
                        </w:rPr>
                        <w:t>6</w:t>
                      </w:r>
                      <w:r w:rsidRPr="00C370E7">
                        <w:rPr>
                          <w:rtl/>
                        </w:rPr>
                        <w:t>.</w:t>
                      </w:r>
                    </w:p>
                  </w:txbxContent>
                </v:textbox>
                <w10:wrap type="topAndBottom" anchorx="margin"/>
              </v:shape>
            </w:pict>
          </mc:Fallback>
        </mc:AlternateContent>
      </w:r>
      <w:r w:rsidR="00311578" w:rsidRPr="00F015FF">
        <w:rPr>
          <w:noProof/>
          <w:rtl/>
          <w:lang w:val="en-GB" w:eastAsia="en-GB"/>
        </w:rPr>
        <w:drawing>
          <wp:anchor distT="0" distB="0" distL="114300" distR="114300" simplePos="0" relativeHeight="251682816" behindDoc="0" locked="0" layoutInCell="1" allowOverlap="1" wp14:anchorId="13620038" wp14:editId="7727D43D">
            <wp:simplePos x="0" y="0"/>
            <wp:positionH relativeFrom="margin">
              <wp:posOffset>2091055</wp:posOffset>
            </wp:positionH>
            <wp:positionV relativeFrom="paragraph">
              <wp:posOffset>621894</wp:posOffset>
            </wp:positionV>
            <wp:extent cx="3403600" cy="2085975"/>
            <wp:effectExtent l="0" t="0" r="6350" b="9525"/>
            <wp:wrapTopAndBottom/>
            <wp:docPr id="25" name="תרשים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EB508D" w:rsidRPr="00F015FF">
        <w:rPr>
          <w:rtl/>
        </w:rPr>
        <w:t>חיידקים למ"ל לבין מים המכילים פחות מ-100 חיידקים</w:t>
      </w:r>
      <w:r w:rsidR="00A701EE" w:rsidRPr="00F015FF">
        <w:rPr>
          <w:rtl/>
        </w:rPr>
        <w:t xml:space="preserve"> למ"ל</w:t>
      </w:r>
      <w:r w:rsidR="00EB508D" w:rsidRPr="00F015FF">
        <w:rPr>
          <w:rtl/>
        </w:rPr>
        <w:t xml:space="preserve"> (</w:t>
      </w:r>
      <w:r w:rsidR="00F54302" w:rsidRPr="00F015FF">
        <w:rPr>
          <w:rtl/>
        </w:rPr>
        <w:t xml:space="preserve">טבלה 3, </w:t>
      </w:r>
      <w:r w:rsidR="00EB508D" w:rsidRPr="00F015FF">
        <w:rPr>
          <w:rtl/>
        </w:rPr>
        <w:t xml:space="preserve">איור </w:t>
      </w:r>
      <w:r w:rsidRPr="00F015FF">
        <w:rPr>
          <w:rtl/>
        </w:rPr>
        <w:t>4</w:t>
      </w:r>
      <w:r w:rsidR="00EB508D" w:rsidRPr="00F015FF">
        <w:rPr>
          <w:rtl/>
        </w:rPr>
        <w:t xml:space="preserve">). </w:t>
      </w:r>
    </w:p>
    <w:p w14:paraId="54DDEB9F" w14:textId="7EB7042F" w:rsidR="00673143" w:rsidRPr="00311578" w:rsidRDefault="00673143" w:rsidP="005C0EC8"/>
    <w:p w14:paraId="0758C6BA" w14:textId="77777777" w:rsidR="00311578" w:rsidRDefault="00311578" w:rsidP="00311578">
      <w:pPr>
        <w:pStyle w:val="3"/>
        <w:rPr>
          <w:rtl/>
        </w:rPr>
      </w:pPr>
      <w:bookmarkStart w:id="42" w:name="_Toc516221703"/>
      <w:bookmarkStart w:id="43" w:name="_Toc502824408"/>
      <w:r>
        <w:rPr>
          <w:rFonts w:hint="cs"/>
          <w:rtl/>
        </w:rPr>
        <w:t>אנליזה לקראת סיום תקופת הדיגום</w:t>
      </w:r>
      <w:bookmarkEnd w:id="42"/>
    </w:p>
    <w:p w14:paraId="687421E0" w14:textId="5102E94A" w:rsidR="00311578" w:rsidRDefault="00311578" w:rsidP="00750706">
      <w:pPr>
        <w:rPr>
          <w:rFonts w:cs="David"/>
          <w:rtl/>
        </w:rPr>
      </w:pPr>
      <w:r>
        <w:rPr>
          <w:rFonts w:cs="David" w:hint="cs"/>
          <w:rtl/>
        </w:rPr>
        <w:t xml:space="preserve">בסיום דיגומי חודש מאי נערכה </w:t>
      </w:r>
      <w:r w:rsidR="00750706">
        <w:rPr>
          <w:rFonts w:cs="David" w:hint="cs"/>
          <w:rtl/>
        </w:rPr>
        <w:t>אנליזה רחבה יותר, ונמצא</w:t>
      </w:r>
      <w:r>
        <w:rPr>
          <w:rFonts w:cs="David" w:hint="cs"/>
          <w:rtl/>
        </w:rPr>
        <w:t xml:space="preserve"> כי יכולת הזיהוי נחלשה בהמשך הדיגום</w:t>
      </w:r>
      <w:r w:rsidR="00750706">
        <w:rPr>
          <w:rFonts w:cs="David" w:hint="cs"/>
          <w:rtl/>
        </w:rPr>
        <w:t xml:space="preserve"> (איור 5 וטבלה 4)</w:t>
      </w:r>
      <w:r>
        <w:rPr>
          <w:rFonts w:cs="David" w:hint="cs"/>
          <w:rtl/>
        </w:rPr>
        <w:t xml:space="preserve">. ייתכן שהאנליזה הראשונה שהתבססה על מספר קטן של דוגמאות הושפעה מאוד מקידוח שימרון 7, שסיפק את כל הדגימות בעלות ערכי </w:t>
      </w:r>
      <w:r w:rsidR="00C06170">
        <w:rPr>
          <w:rFonts w:cs="David" w:hint="cs"/>
          <w:rtl/>
        </w:rPr>
        <w:t>ה</w:t>
      </w:r>
      <w:r>
        <w:rPr>
          <w:rFonts w:cs="David" w:hint="cs"/>
          <w:rtl/>
        </w:rPr>
        <w:t xml:space="preserve">ספירה </w:t>
      </w:r>
      <w:r w:rsidR="00C06170">
        <w:rPr>
          <w:rFonts w:cs="David" w:hint="cs"/>
          <w:rtl/>
        </w:rPr>
        <w:t>ה</w:t>
      </w:r>
      <w:r>
        <w:rPr>
          <w:rFonts w:cs="David" w:hint="cs"/>
          <w:rtl/>
        </w:rPr>
        <w:t xml:space="preserve">כללית </w:t>
      </w:r>
      <w:r w:rsidR="00C06170">
        <w:rPr>
          <w:rFonts w:cs="David" w:hint="cs"/>
          <w:rtl/>
        </w:rPr>
        <w:t>ה</w:t>
      </w:r>
      <w:r>
        <w:rPr>
          <w:rFonts w:cs="David" w:hint="cs"/>
          <w:rtl/>
        </w:rPr>
        <w:t>גבוהים מ-100</w:t>
      </w:r>
      <w:r w:rsidR="00C06170">
        <w:rPr>
          <w:rFonts w:cs="David" w:hint="cs"/>
          <w:rtl/>
        </w:rPr>
        <w:t xml:space="preserve"> </w:t>
      </w:r>
      <w:r w:rsidR="00C06170">
        <w:rPr>
          <w:rFonts w:cs="David"/>
        </w:rPr>
        <w:t>CFU/ml</w:t>
      </w:r>
      <w:r>
        <w:rPr>
          <w:rFonts w:cs="David" w:hint="cs"/>
          <w:rtl/>
        </w:rPr>
        <w:t>. בנוסף, ניתן עדיין לראות שישנה קורלציה מובהקת, אם כי חלשה, בין יכולת החיזוי של המודל לספירה הכללית.</w:t>
      </w:r>
    </w:p>
    <w:p w14:paraId="134698AD" w14:textId="750F7410" w:rsidR="00311578" w:rsidRDefault="00311578">
      <w:pPr>
        <w:bidi w:val="0"/>
        <w:spacing w:line="259" w:lineRule="auto"/>
        <w:jc w:val="left"/>
        <w:rPr>
          <w:rtl/>
        </w:rPr>
      </w:pPr>
      <w:r>
        <w:rPr>
          <w:rtl/>
        </w:rPr>
        <w:br w:type="page"/>
      </w:r>
    </w:p>
    <w:p w14:paraId="6CE4794E" w14:textId="4D94C3F4" w:rsidR="00311578" w:rsidRDefault="00C06170">
      <w:pPr>
        <w:bidi w:val="0"/>
        <w:spacing w:line="259" w:lineRule="auto"/>
        <w:jc w:val="left"/>
        <w:rPr>
          <w:rtl/>
        </w:rPr>
      </w:pPr>
      <w:r w:rsidRPr="00673143">
        <w:rPr>
          <w:rFonts w:cs="David"/>
          <w:noProof/>
          <w:rtl/>
          <w:lang w:val="en-GB" w:eastAsia="en-GB"/>
        </w:rPr>
        <w:lastRenderedPageBreak/>
        <mc:AlternateContent>
          <mc:Choice Requires="wps">
            <w:drawing>
              <wp:anchor distT="0" distB="0" distL="114300" distR="114300" simplePos="0" relativeHeight="251699200" behindDoc="0" locked="0" layoutInCell="1" allowOverlap="1" wp14:anchorId="6F6CA788" wp14:editId="622929BF">
                <wp:simplePos x="0" y="0"/>
                <wp:positionH relativeFrom="margin">
                  <wp:posOffset>3039745</wp:posOffset>
                </wp:positionH>
                <wp:positionV relativeFrom="paragraph">
                  <wp:posOffset>3006090</wp:posOffset>
                </wp:positionV>
                <wp:extent cx="3145155" cy="2040890"/>
                <wp:effectExtent l="0" t="0" r="0" b="0"/>
                <wp:wrapTopAndBottom/>
                <wp:docPr id="54" name="תיבת טקסט 54"/>
                <wp:cNvGraphicFramePr/>
                <a:graphic xmlns:a="http://schemas.openxmlformats.org/drawingml/2006/main">
                  <a:graphicData uri="http://schemas.microsoft.com/office/word/2010/wordprocessingShape">
                    <wps:wsp>
                      <wps:cNvSpPr txBox="1"/>
                      <wps:spPr>
                        <a:xfrm>
                          <a:off x="0" y="0"/>
                          <a:ext cx="3145155" cy="2040890"/>
                        </a:xfrm>
                        <a:prstGeom prst="rect">
                          <a:avLst/>
                        </a:prstGeom>
                        <a:solidFill>
                          <a:prstClr val="white"/>
                        </a:solidFill>
                        <a:ln>
                          <a:noFill/>
                        </a:ln>
                        <a:effectLst/>
                      </wps:spPr>
                      <wps:txbx>
                        <w:txbxContent>
                          <w:p w14:paraId="5B055CC9" w14:textId="77777777" w:rsidR="00311578" w:rsidRPr="004522AF" w:rsidRDefault="00311578" w:rsidP="00311578">
                            <w:pPr>
                              <w:spacing w:line="240" w:lineRule="auto"/>
                              <w:rPr>
                                <w:rFonts w:cs="David"/>
                              </w:rPr>
                            </w:pPr>
                            <w:r w:rsidRPr="00A701EE">
                              <w:rPr>
                                <w:rFonts w:cs="David"/>
                                <w:u w:val="single"/>
                                <w:rtl/>
                              </w:rPr>
                              <w:t xml:space="preserve">איור </w:t>
                            </w:r>
                            <w:r>
                              <w:rPr>
                                <w:rFonts w:cs="David" w:hint="cs"/>
                                <w:u w:val="single"/>
                                <w:rtl/>
                              </w:rPr>
                              <w:t>5</w:t>
                            </w:r>
                            <w:r w:rsidRPr="00A701EE">
                              <w:rPr>
                                <w:rFonts w:cs="David" w:hint="cs"/>
                                <w:rtl/>
                              </w:rPr>
                              <w:t xml:space="preserve">. מודל </w:t>
                            </w:r>
                            <w:r w:rsidRPr="00A701EE">
                              <w:rPr>
                                <w:rFonts w:cs="David" w:hint="cs"/>
                              </w:rPr>
                              <w:t>PLS</w:t>
                            </w:r>
                            <w:r w:rsidRPr="00A701EE">
                              <w:rPr>
                                <w:rFonts w:cs="David" w:hint="cs"/>
                                <w:rtl/>
                              </w:rPr>
                              <w:t xml:space="preserve"> לזיהוי חיידקים לפי מטריצות עירור/פליטה. בגרף ניתן לראות את הערכים החזויים ע"י המודל לעומת הערכים האמיתיים. מספר הדוגמאות שהוכללו בהכנת המודל היה </w:t>
                            </w:r>
                            <w:r>
                              <w:rPr>
                                <w:rFonts w:cs="David"/>
                              </w:rPr>
                              <w:t>146</w:t>
                            </w:r>
                            <w:r w:rsidRPr="00A701EE">
                              <w:rPr>
                                <w:rFonts w:cs="David" w:hint="cs"/>
                                <w:rtl/>
                              </w:rPr>
                              <w:t xml:space="preserve">. המודל כולל תהליך של </w:t>
                            </w:r>
                            <w:r w:rsidRPr="00A701EE">
                              <w:rPr>
                                <w:rFonts w:cs="David"/>
                              </w:rPr>
                              <w:t>Scaling, Centering</w:t>
                            </w:r>
                            <w:r w:rsidRPr="00A701EE">
                              <w:rPr>
                                <w:rFonts w:cs="David" w:hint="cs"/>
                                <w:rtl/>
                              </w:rPr>
                              <w:t xml:space="preserve"> ונרמול עוצמת העירור לערכי עירור ראמאן באורך גל עירור/פליטה 275/305.</w:t>
                            </w:r>
                            <w:r>
                              <w:rPr>
                                <w:rFonts w:cs="David" w:hint="cs"/>
                                <w:rtl/>
                              </w:rPr>
                              <w:t xml:space="preserve"> מסומנות ב-</w:t>
                            </w:r>
                            <w:r>
                              <w:rPr>
                                <w:rFonts w:cs="David" w:hint="cs"/>
                              </w:rPr>
                              <w:t>X</w:t>
                            </w:r>
                            <w:r>
                              <w:rPr>
                                <w:rFonts w:cs="David" w:hint="cs"/>
                                <w:rtl/>
                              </w:rPr>
                              <w:t xml:space="preserve"> דוגמאות שהחיזוי בהן אינו נכון לפי סף גילוי חיידקים של 100 </w:t>
                            </w:r>
                            <w:r>
                              <w:rPr>
                                <w:rFonts w:cs="David"/>
                              </w:rPr>
                              <w:t>CFU/ml</w:t>
                            </w:r>
                            <w:r>
                              <w:rPr>
                                <w:rFonts w:cs="David" w:hint="cs"/>
                                <w:rtl/>
                              </w:rPr>
                              <w:t xml:space="preserve">. </w:t>
                            </w:r>
                            <w:r>
                              <w:rPr>
                                <w:rFonts w:cs="David"/>
                              </w:rPr>
                              <w:t>P&lt;0.05</w:t>
                            </w:r>
                            <w:r>
                              <w:rPr>
                                <w:rFonts w:cs="David" w:hint="cs"/>
                                <w:rtl/>
                              </w:rPr>
                              <w:t xml:space="preserve"> רגרסיה. 6 דוגמאות הוסרו מהתצוגה כיוון שהן מסיתות את הגרף באופן קיצוני, אך הוכללו באנליזת החיזוי שבטבלה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CA788" id="תיבת טקסט 54" o:spid="_x0000_s1039" type="#_x0000_t202" style="position:absolute;margin-left:239.35pt;margin-top:236.7pt;width:247.65pt;height:160.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" stroked="f">
                <v:textbox inset="0,0,0,0">
                  <w:txbxContent>
                    <w:p w14:paraId="5B055CC9" w14:textId="77777777" w:rsidR="00311578" w:rsidRPr="004522AF" w:rsidRDefault="00311578" w:rsidP="00311578">
                      <w:pPr>
                        <w:spacing w:line="240" w:lineRule="auto"/>
                        <w:rPr>
                          <w:rFonts w:cs="David"/>
                        </w:rPr>
                      </w:pPr>
                      <w:r w:rsidRPr="00A701EE">
                        <w:rPr>
                          <w:rFonts w:cs="David"/>
                          <w:u w:val="single"/>
                          <w:rtl/>
                        </w:rPr>
                        <w:t xml:space="preserve">איור </w:t>
                      </w:r>
                      <w:r>
                        <w:rPr>
                          <w:rFonts w:cs="David" w:hint="cs"/>
                          <w:u w:val="single"/>
                          <w:rtl/>
                        </w:rPr>
                        <w:t>5</w:t>
                      </w:r>
                      <w:r w:rsidRPr="00A701EE">
                        <w:rPr>
                          <w:rFonts w:cs="David" w:hint="cs"/>
                          <w:rtl/>
                        </w:rPr>
                        <w:t xml:space="preserve">. מודל </w:t>
                      </w:r>
                      <w:r w:rsidRPr="00A701EE">
                        <w:rPr>
                          <w:rFonts w:cs="David" w:hint="cs"/>
                        </w:rPr>
                        <w:t>PLS</w:t>
                      </w:r>
                      <w:r w:rsidRPr="00A701EE">
                        <w:rPr>
                          <w:rFonts w:cs="David" w:hint="cs"/>
                          <w:rtl/>
                        </w:rPr>
                        <w:t xml:space="preserve"> לזיהוי חיידקים לפי מטריצות עירור/פליטה. בגרף ניתן לראות את הערכים החזויים ע"י המודל לעומת הערכים </w:t>
                      </w:r>
                      <w:proofErr w:type="spellStart"/>
                      <w:r w:rsidRPr="00A701EE">
                        <w:rPr>
                          <w:rFonts w:cs="David" w:hint="cs"/>
                          <w:rtl/>
                        </w:rPr>
                        <w:t>האמיתיים</w:t>
                      </w:r>
                      <w:proofErr w:type="spellEnd"/>
                      <w:r w:rsidRPr="00A701EE">
                        <w:rPr>
                          <w:rFonts w:cs="David" w:hint="cs"/>
                          <w:rtl/>
                        </w:rPr>
                        <w:t xml:space="preserve">. מספר הדוגמאות שהוכללו בהכנת המודל היה </w:t>
                      </w:r>
                      <w:r>
                        <w:rPr>
                          <w:rFonts w:cs="David"/>
                        </w:rPr>
                        <w:t>146</w:t>
                      </w:r>
                      <w:r w:rsidRPr="00A701EE">
                        <w:rPr>
                          <w:rFonts w:cs="David" w:hint="cs"/>
                          <w:rtl/>
                        </w:rPr>
                        <w:t xml:space="preserve">. המודל כולל תהליך של </w:t>
                      </w:r>
                      <w:r w:rsidRPr="00A701EE">
                        <w:rPr>
                          <w:rFonts w:cs="David"/>
                        </w:rPr>
                        <w:t>Scaling, Centering</w:t>
                      </w:r>
                      <w:r w:rsidRPr="00A701EE">
                        <w:rPr>
                          <w:rFonts w:cs="David" w:hint="cs"/>
                          <w:rtl/>
                        </w:rPr>
                        <w:t xml:space="preserve"> ונרמול עוצמת העירור לערכי עירור </w:t>
                      </w:r>
                      <w:proofErr w:type="spellStart"/>
                      <w:r w:rsidRPr="00A701EE">
                        <w:rPr>
                          <w:rFonts w:cs="David" w:hint="cs"/>
                          <w:rtl/>
                        </w:rPr>
                        <w:t>ראמאן</w:t>
                      </w:r>
                      <w:proofErr w:type="spellEnd"/>
                      <w:r w:rsidRPr="00A701EE">
                        <w:rPr>
                          <w:rFonts w:cs="David" w:hint="cs"/>
                          <w:rtl/>
                        </w:rPr>
                        <w:t xml:space="preserve"> באורך גל עירור/פליטה 275/305.</w:t>
                      </w:r>
                      <w:r>
                        <w:rPr>
                          <w:rFonts w:cs="David" w:hint="cs"/>
                          <w:rtl/>
                        </w:rPr>
                        <w:t xml:space="preserve"> מסומנות ב-</w:t>
                      </w:r>
                      <w:r>
                        <w:rPr>
                          <w:rFonts w:cs="David" w:hint="cs"/>
                        </w:rPr>
                        <w:t>X</w:t>
                      </w:r>
                      <w:r>
                        <w:rPr>
                          <w:rFonts w:cs="David" w:hint="cs"/>
                          <w:rtl/>
                        </w:rPr>
                        <w:t xml:space="preserve"> דוגמאות שהחיזוי בהן אינו נכון לפי סף גילוי חיידקים של 100 </w:t>
                      </w:r>
                      <w:r>
                        <w:rPr>
                          <w:rFonts w:cs="David"/>
                        </w:rPr>
                        <w:t>CFU/ml</w:t>
                      </w:r>
                      <w:r>
                        <w:rPr>
                          <w:rFonts w:cs="David" w:hint="cs"/>
                          <w:rtl/>
                        </w:rPr>
                        <w:t xml:space="preserve">. </w:t>
                      </w:r>
                      <w:r>
                        <w:rPr>
                          <w:rFonts w:cs="David"/>
                        </w:rPr>
                        <w:t>P&lt;0.05</w:t>
                      </w:r>
                      <w:r>
                        <w:rPr>
                          <w:rFonts w:cs="David" w:hint="cs"/>
                          <w:rtl/>
                        </w:rPr>
                        <w:t xml:space="preserve"> רגרסיה. 6 דוגמאות הוסרו מהתצוגה כיוון שהן מסיתות את הגרף באופן קיצוני, אך הוכללו באנליזת החיזוי שבטבלה</w:t>
                      </w:r>
                    </w:p>
                  </w:txbxContent>
                </v:textbox>
                <w10:wrap type="topAndBottom" anchorx="margin"/>
              </v:shape>
            </w:pict>
          </mc:Fallback>
        </mc:AlternateContent>
      </w:r>
      <w:r w:rsidR="00311578">
        <w:rPr>
          <w:rFonts w:cs="David"/>
          <w:noProof/>
          <w:rtl/>
          <w:lang w:val="en-GB" w:eastAsia="en-GB"/>
        </w:rPr>
        <mc:AlternateContent>
          <mc:Choice Requires="wps">
            <w:drawing>
              <wp:anchor distT="0" distB="0" distL="114300" distR="114300" simplePos="0" relativeHeight="251701248" behindDoc="0" locked="0" layoutInCell="1" allowOverlap="1" wp14:anchorId="15EDA710" wp14:editId="5F2E5509">
                <wp:simplePos x="0" y="0"/>
                <wp:positionH relativeFrom="column">
                  <wp:posOffset>-244450</wp:posOffset>
                </wp:positionH>
                <wp:positionV relativeFrom="paragraph">
                  <wp:posOffset>277978</wp:posOffset>
                </wp:positionV>
                <wp:extent cx="3138170" cy="4016044"/>
                <wp:effectExtent l="0" t="0" r="24130" b="22860"/>
                <wp:wrapNone/>
                <wp:docPr id="60" name="תיבת טקסט 60"/>
                <wp:cNvGraphicFramePr/>
                <a:graphic xmlns:a="http://schemas.openxmlformats.org/drawingml/2006/main">
                  <a:graphicData uri="http://schemas.microsoft.com/office/word/2010/wordprocessingShape">
                    <wps:wsp>
                      <wps:cNvSpPr txBox="1"/>
                      <wps:spPr>
                        <a:xfrm>
                          <a:off x="0" y="0"/>
                          <a:ext cx="3138170" cy="40160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4-3"/>
                              <w:tblW w:w="4681" w:type="dxa"/>
                              <w:tblLook w:val="04A0" w:firstRow="1" w:lastRow="0" w:firstColumn="1" w:lastColumn="0" w:noHBand="0" w:noVBand="1"/>
                            </w:tblPr>
                            <w:tblGrid>
                              <w:gridCol w:w="4681"/>
                            </w:tblGrid>
                            <w:tr w:rsidR="00311578" w:rsidRPr="00784BF4" w14:paraId="1B8894E8" w14:textId="77777777" w:rsidTr="003A027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681" w:type="dxa"/>
                                  <w:shd w:val="clear" w:color="auto" w:fill="auto"/>
                                  <w:noWrap/>
                                </w:tcPr>
                                <w:p w14:paraId="26D3D96E" w14:textId="77777777" w:rsidR="00311578" w:rsidRDefault="00311578" w:rsidP="00311578">
                                  <w:pPr>
                                    <w:spacing w:after="160"/>
                                    <w:rPr>
                                      <w:rFonts w:cs="David"/>
                                      <w:b w:val="0"/>
                                      <w:bCs w:val="0"/>
                                      <w:color w:val="auto"/>
                                      <w:rtl/>
                                    </w:rPr>
                                  </w:pPr>
                                  <w:r>
                                    <w:rPr>
                                      <w:rFonts w:cs="David" w:hint="cs"/>
                                      <w:b w:val="0"/>
                                      <w:bCs w:val="0"/>
                                      <w:color w:val="auto"/>
                                      <w:u w:val="single"/>
                                      <w:rtl/>
                                    </w:rPr>
                                    <w:t xml:space="preserve">טבלה 4. </w:t>
                                  </w:r>
                                </w:p>
                                <w:p w14:paraId="28490616" w14:textId="77777777" w:rsidR="00311578" w:rsidRPr="009A5B85" w:rsidRDefault="00311578" w:rsidP="00311578">
                                  <w:pPr>
                                    <w:spacing w:after="160"/>
                                    <w:rPr>
                                      <w:rFonts w:cs="David"/>
                                      <w:b w:val="0"/>
                                      <w:bCs w:val="0"/>
                                      <w:color w:val="auto"/>
                                      <w:rtl/>
                                      <w:lang w:val="en-US"/>
                                    </w:rPr>
                                  </w:pPr>
                                  <w:r>
                                    <w:rPr>
                                      <w:rFonts w:cs="David" w:hint="cs"/>
                                      <w:b w:val="0"/>
                                      <w:bCs w:val="0"/>
                                      <w:color w:val="auto"/>
                                      <w:rtl/>
                                    </w:rPr>
                                    <w:t xml:space="preserve">תוצאות חיזוי מודל ספציפי לבארות אלוני הבשן. </w:t>
                                  </w:r>
                                  <w:r>
                                    <w:rPr>
                                      <w:rFonts w:cs="David" w:hint="cs"/>
                                      <w:b w:val="0"/>
                                      <w:bCs w:val="0"/>
                                      <w:color w:val="auto"/>
                                      <w:rtl/>
                                      <w:lang w:val="en-US"/>
                                    </w:rPr>
                                    <w:t>מדד הצלחה (</w:t>
                                  </w:r>
                                  <w:r>
                                    <w:rPr>
                                      <w:rFonts w:cs="David"/>
                                      <w:b w:val="0"/>
                                      <w:bCs w:val="0"/>
                                      <w:color w:val="auto"/>
                                      <w:lang w:val="en-US"/>
                                    </w:rPr>
                                    <w:t>Cohen’s Kappa</w:t>
                                  </w:r>
                                  <w:r>
                                    <w:rPr>
                                      <w:rFonts w:cs="David" w:hint="cs"/>
                                      <w:b w:val="0"/>
                                      <w:bCs w:val="0"/>
                                      <w:color w:val="auto"/>
                                      <w:rtl/>
                                      <w:lang w:val="en-US"/>
                                    </w:rPr>
                                    <w:t>) = 0.53 כלומר הצלחה "בינונית" (</w:t>
                                  </w:r>
                                  <w:r>
                                    <w:rPr>
                                      <w:rFonts w:cs="David"/>
                                      <w:b w:val="0"/>
                                      <w:bCs w:val="0"/>
                                      <w:color w:val="auto"/>
                                      <w:lang w:val="en-US"/>
                                    </w:rPr>
                                    <w:t>Landis and Koch</w:t>
                                  </w:r>
                                  <w:r>
                                    <w:rPr>
                                      <w:rFonts w:cs="David" w:hint="cs"/>
                                      <w:b w:val="0"/>
                                      <w:bCs w:val="0"/>
                                      <w:color w:val="auto"/>
                                      <w:rtl/>
                                      <w:lang w:val="en-US"/>
                                    </w:rPr>
                                    <w:t xml:space="preserve">). </w:t>
                                  </w:r>
                                  <w:r>
                                    <w:rPr>
                                      <w:rFonts w:cs="David"/>
                                      <w:b w:val="0"/>
                                      <w:bCs w:val="0"/>
                                      <w:color w:val="auto"/>
                                      <w:lang w:val="en-US"/>
                                    </w:rPr>
                                    <w:t>N=146</w:t>
                                  </w:r>
                                  <w:r>
                                    <w:rPr>
                                      <w:rFonts w:cs="David" w:hint="cs"/>
                                      <w:b w:val="0"/>
                                      <w:bCs w:val="0"/>
                                      <w:color w:val="auto"/>
                                      <w:rtl/>
                                      <w:lang w:val="en-US"/>
                                    </w:rPr>
                                    <w:t>.</w:t>
                                  </w:r>
                                </w:p>
                                <w:tbl>
                                  <w:tblPr>
                                    <w:tblStyle w:val="a9"/>
                                    <w:bidiVisual/>
                                    <w:tblW w:w="4435" w:type="dxa"/>
                                    <w:tblInd w:w="9" w:type="dxa"/>
                                    <w:tblLook w:val="04A0" w:firstRow="1" w:lastRow="0" w:firstColumn="1" w:lastColumn="0" w:noHBand="0" w:noVBand="1"/>
                                  </w:tblPr>
                                  <w:tblGrid>
                                    <w:gridCol w:w="1137"/>
                                    <w:gridCol w:w="807"/>
                                    <w:gridCol w:w="931"/>
                                    <w:gridCol w:w="815"/>
                                    <w:gridCol w:w="745"/>
                                  </w:tblGrid>
                                  <w:tr w:rsidR="00311578" w14:paraId="5BF0B63F" w14:textId="77777777" w:rsidTr="00FD546B">
                                    <w:trPr>
                                      <w:trHeight w:val="130"/>
                                    </w:trPr>
                                    <w:tc>
                                      <w:tcPr>
                                        <w:tcW w:w="1137" w:type="dxa"/>
                                        <w:vAlign w:val="center"/>
                                      </w:tcPr>
                                      <w:p w14:paraId="147B4B84" w14:textId="77777777" w:rsidR="00311578" w:rsidRDefault="00311578" w:rsidP="00FD546B">
                                        <w:pPr>
                                          <w:jc w:val="center"/>
                                          <w:rPr>
                                            <w:rtl/>
                                            <w:lang w:eastAsia="en-GB"/>
                                          </w:rPr>
                                        </w:pPr>
                                      </w:p>
                                    </w:tc>
                                    <w:tc>
                                      <w:tcPr>
                                        <w:tcW w:w="3298" w:type="dxa"/>
                                        <w:gridSpan w:val="4"/>
                                        <w:vAlign w:val="center"/>
                                      </w:tcPr>
                                      <w:p w14:paraId="590CD268" w14:textId="77777777" w:rsidR="00311578" w:rsidRPr="00A15CA1" w:rsidRDefault="00311578" w:rsidP="00FD546B">
                                        <w:pPr>
                                          <w:jc w:val="center"/>
                                          <w:rPr>
                                            <w:b/>
                                            <w:bCs/>
                                            <w:rtl/>
                                            <w:lang w:eastAsia="en-GB"/>
                                          </w:rPr>
                                        </w:pPr>
                                        <w:r w:rsidRPr="00A15CA1">
                                          <w:rPr>
                                            <w:rFonts w:hint="cs"/>
                                            <w:b/>
                                            <w:bCs/>
                                            <w:rtl/>
                                            <w:lang w:eastAsia="en-GB"/>
                                          </w:rPr>
                                          <w:t>ריכוז חיידקים אמיתי</w:t>
                                        </w:r>
                                      </w:p>
                                    </w:tc>
                                  </w:tr>
                                  <w:tr w:rsidR="00311578" w14:paraId="2C61FBB7" w14:textId="77777777" w:rsidTr="00FD546B">
                                    <w:trPr>
                                      <w:trHeight w:val="130"/>
                                    </w:trPr>
                                    <w:tc>
                                      <w:tcPr>
                                        <w:tcW w:w="1137" w:type="dxa"/>
                                        <w:vMerge w:val="restart"/>
                                        <w:vAlign w:val="center"/>
                                      </w:tcPr>
                                      <w:p w14:paraId="3C8C8041" w14:textId="77777777" w:rsidR="00311578" w:rsidRPr="00A15CA1" w:rsidRDefault="00311578" w:rsidP="00FD546B">
                                        <w:pPr>
                                          <w:jc w:val="center"/>
                                          <w:rPr>
                                            <w:b/>
                                            <w:bCs/>
                                            <w:rtl/>
                                            <w:lang w:eastAsia="en-GB"/>
                                          </w:rPr>
                                        </w:pPr>
                                        <w:r w:rsidRPr="00A15CA1">
                                          <w:rPr>
                                            <w:rFonts w:hint="cs"/>
                                            <w:b/>
                                            <w:bCs/>
                                            <w:rtl/>
                                            <w:lang w:eastAsia="en-GB"/>
                                          </w:rPr>
                                          <w:t>ריכוז חיידקים לפי מודל חיזוי</w:t>
                                        </w:r>
                                      </w:p>
                                    </w:tc>
                                    <w:tc>
                                      <w:tcPr>
                                        <w:tcW w:w="807" w:type="dxa"/>
                                        <w:vAlign w:val="center"/>
                                      </w:tcPr>
                                      <w:p w14:paraId="752110A2" w14:textId="77777777" w:rsidR="00311578" w:rsidRDefault="00311578" w:rsidP="00FD546B">
                                        <w:pPr>
                                          <w:jc w:val="center"/>
                                          <w:rPr>
                                            <w:rtl/>
                                            <w:lang w:eastAsia="en-GB"/>
                                          </w:rPr>
                                        </w:pPr>
                                      </w:p>
                                    </w:tc>
                                    <w:tc>
                                      <w:tcPr>
                                        <w:tcW w:w="931" w:type="dxa"/>
                                        <w:vAlign w:val="center"/>
                                      </w:tcPr>
                                      <w:p w14:paraId="1087FA96" w14:textId="77777777" w:rsidR="00311578" w:rsidRPr="00A15CA1" w:rsidRDefault="00311578" w:rsidP="00FD546B">
                                        <w:pPr>
                                          <w:jc w:val="center"/>
                                          <w:rPr>
                                            <w:b/>
                                            <w:bCs/>
                                            <w:rtl/>
                                            <w:lang w:eastAsia="en-GB"/>
                                          </w:rPr>
                                        </w:pPr>
                                        <w:r w:rsidRPr="00A15CA1">
                                          <w:rPr>
                                            <w:rFonts w:hint="cs"/>
                                            <w:b/>
                                            <w:bCs/>
                                            <w:rtl/>
                                            <w:lang w:eastAsia="en-GB"/>
                                          </w:rPr>
                                          <w:t>מעל סף</w:t>
                                        </w:r>
                                      </w:p>
                                    </w:tc>
                                    <w:tc>
                                      <w:tcPr>
                                        <w:tcW w:w="815" w:type="dxa"/>
                                        <w:vAlign w:val="center"/>
                                      </w:tcPr>
                                      <w:p w14:paraId="4BA4F6FA" w14:textId="77777777" w:rsidR="00311578" w:rsidRPr="00A15CA1" w:rsidRDefault="00311578" w:rsidP="00FD546B">
                                        <w:pPr>
                                          <w:jc w:val="center"/>
                                          <w:rPr>
                                            <w:b/>
                                            <w:bCs/>
                                            <w:rtl/>
                                            <w:lang w:eastAsia="en-GB"/>
                                          </w:rPr>
                                        </w:pPr>
                                        <w:r w:rsidRPr="00A15CA1">
                                          <w:rPr>
                                            <w:rFonts w:hint="cs"/>
                                            <w:b/>
                                            <w:bCs/>
                                            <w:rtl/>
                                            <w:lang w:eastAsia="en-GB"/>
                                          </w:rPr>
                                          <w:t>מתחת לסף</w:t>
                                        </w:r>
                                      </w:p>
                                    </w:tc>
                                    <w:tc>
                                      <w:tcPr>
                                        <w:tcW w:w="744" w:type="dxa"/>
                                        <w:vAlign w:val="center"/>
                                      </w:tcPr>
                                      <w:p w14:paraId="12A3AE4A" w14:textId="77777777" w:rsidR="00311578" w:rsidRPr="00A15CA1" w:rsidRDefault="00311578" w:rsidP="00FD546B">
                                        <w:pPr>
                                          <w:jc w:val="center"/>
                                          <w:rPr>
                                            <w:b/>
                                            <w:bCs/>
                                            <w:rtl/>
                                            <w:lang w:eastAsia="en-GB"/>
                                          </w:rPr>
                                        </w:pPr>
                                        <w:r w:rsidRPr="00A15CA1">
                                          <w:rPr>
                                            <w:rFonts w:hint="cs"/>
                                            <w:b/>
                                            <w:bCs/>
                                            <w:rtl/>
                                            <w:lang w:eastAsia="en-GB"/>
                                          </w:rPr>
                                          <w:t>סה"כ</w:t>
                                        </w:r>
                                      </w:p>
                                    </w:tc>
                                  </w:tr>
                                  <w:tr w:rsidR="00311578" w14:paraId="527547A7" w14:textId="77777777" w:rsidTr="00FD546B">
                                    <w:trPr>
                                      <w:trHeight w:val="134"/>
                                    </w:trPr>
                                    <w:tc>
                                      <w:tcPr>
                                        <w:tcW w:w="1137" w:type="dxa"/>
                                        <w:vMerge/>
                                        <w:vAlign w:val="center"/>
                                      </w:tcPr>
                                      <w:p w14:paraId="4602631D" w14:textId="77777777" w:rsidR="00311578" w:rsidRDefault="00311578" w:rsidP="00FD546B">
                                        <w:pPr>
                                          <w:jc w:val="center"/>
                                          <w:rPr>
                                            <w:rtl/>
                                            <w:lang w:eastAsia="en-GB"/>
                                          </w:rPr>
                                        </w:pPr>
                                      </w:p>
                                    </w:tc>
                                    <w:tc>
                                      <w:tcPr>
                                        <w:tcW w:w="807" w:type="dxa"/>
                                        <w:vAlign w:val="center"/>
                                      </w:tcPr>
                                      <w:p w14:paraId="64A11BE3" w14:textId="77777777" w:rsidR="00311578" w:rsidRPr="00A15CA1" w:rsidRDefault="00311578" w:rsidP="00FD546B">
                                        <w:pPr>
                                          <w:jc w:val="center"/>
                                          <w:rPr>
                                            <w:b/>
                                            <w:bCs/>
                                            <w:rtl/>
                                            <w:lang w:eastAsia="en-GB"/>
                                          </w:rPr>
                                        </w:pPr>
                                        <w:r w:rsidRPr="00A15CA1">
                                          <w:rPr>
                                            <w:rFonts w:hint="cs"/>
                                            <w:b/>
                                            <w:bCs/>
                                            <w:rtl/>
                                            <w:lang w:eastAsia="en-GB"/>
                                          </w:rPr>
                                          <w:t>מעל סף</w:t>
                                        </w:r>
                                      </w:p>
                                    </w:tc>
                                    <w:tc>
                                      <w:tcPr>
                                        <w:tcW w:w="931" w:type="dxa"/>
                                        <w:vAlign w:val="center"/>
                                      </w:tcPr>
                                      <w:p w14:paraId="13B7B0D4" w14:textId="77777777" w:rsidR="00311578" w:rsidRPr="009B6F04" w:rsidRDefault="00311578" w:rsidP="00FD546B">
                                        <w:pPr>
                                          <w:jc w:val="center"/>
                                          <w:rPr>
                                            <w:rtl/>
                                            <w:lang w:eastAsia="en-GB"/>
                                          </w:rPr>
                                        </w:pPr>
                                        <w:r>
                                          <w:rPr>
                                            <w:lang w:eastAsia="en-GB"/>
                                          </w:rPr>
                                          <w:t>21</w:t>
                                        </w:r>
                                      </w:p>
                                    </w:tc>
                                    <w:tc>
                                      <w:tcPr>
                                        <w:tcW w:w="815" w:type="dxa"/>
                                        <w:vAlign w:val="center"/>
                                      </w:tcPr>
                                      <w:p w14:paraId="090774EF" w14:textId="77777777" w:rsidR="00311578" w:rsidRPr="009B6F04" w:rsidRDefault="00311578" w:rsidP="00FD546B">
                                        <w:pPr>
                                          <w:jc w:val="center"/>
                                          <w:rPr>
                                            <w:rtl/>
                                            <w:lang w:eastAsia="en-GB"/>
                                          </w:rPr>
                                        </w:pPr>
                                        <w:r>
                                          <w:rPr>
                                            <w:lang w:eastAsia="en-GB"/>
                                          </w:rPr>
                                          <w:t>5</w:t>
                                        </w:r>
                                      </w:p>
                                    </w:tc>
                                    <w:tc>
                                      <w:tcPr>
                                        <w:tcW w:w="744" w:type="dxa"/>
                                        <w:vAlign w:val="center"/>
                                      </w:tcPr>
                                      <w:p w14:paraId="7E1DA5F9" w14:textId="77777777" w:rsidR="00311578" w:rsidRPr="009B6F04" w:rsidRDefault="00311578" w:rsidP="00FD546B">
                                        <w:pPr>
                                          <w:jc w:val="center"/>
                                          <w:rPr>
                                            <w:rtl/>
                                            <w:lang w:eastAsia="en-GB"/>
                                          </w:rPr>
                                        </w:pPr>
                                        <w:r>
                                          <w:rPr>
                                            <w:lang w:eastAsia="en-GB"/>
                                          </w:rPr>
                                          <w:t>26</w:t>
                                        </w:r>
                                      </w:p>
                                    </w:tc>
                                  </w:tr>
                                  <w:tr w:rsidR="00311578" w14:paraId="0CE7B16C" w14:textId="77777777" w:rsidTr="00FD546B">
                                    <w:trPr>
                                      <w:trHeight w:val="134"/>
                                    </w:trPr>
                                    <w:tc>
                                      <w:tcPr>
                                        <w:tcW w:w="1137" w:type="dxa"/>
                                        <w:vMerge/>
                                        <w:vAlign w:val="center"/>
                                      </w:tcPr>
                                      <w:p w14:paraId="784AB7CB" w14:textId="77777777" w:rsidR="00311578" w:rsidRDefault="00311578" w:rsidP="00FD546B">
                                        <w:pPr>
                                          <w:jc w:val="center"/>
                                          <w:rPr>
                                            <w:rtl/>
                                            <w:lang w:eastAsia="en-GB"/>
                                          </w:rPr>
                                        </w:pPr>
                                      </w:p>
                                    </w:tc>
                                    <w:tc>
                                      <w:tcPr>
                                        <w:tcW w:w="807" w:type="dxa"/>
                                        <w:vAlign w:val="center"/>
                                      </w:tcPr>
                                      <w:p w14:paraId="6579D6B0" w14:textId="77777777" w:rsidR="00311578" w:rsidRPr="00A15CA1" w:rsidRDefault="00311578" w:rsidP="00FD546B">
                                        <w:pPr>
                                          <w:jc w:val="center"/>
                                          <w:rPr>
                                            <w:b/>
                                            <w:bCs/>
                                            <w:rtl/>
                                            <w:lang w:eastAsia="en-GB"/>
                                          </w:rPr>
                                        </w:pPr>
                                        <w:r w:rsidRPr="00A15CA1">
                                          <w:rPr>
                                            <w:rFonts w:hint="cs"/>
                                            <w:b/>
                                            <w:bCs/>
                                            <w:rtl/>
                                            <w:lang w:eastAsia="en-GB"/>
                                          </w:rPr>
                                          <w:t>מתחת לסף</w:t>
                                        </w:r>
                                      </w:p>
                                    </w:tc>
                                    <w:tc>
                                      <w:tcPr>
                                        <w:tcW w:w="931" w:type="dxa"/>
                                        <w:vAlign w:val="center"/>
                                      </w:tcPr>
                                      <w:p w14:paraId="0E2E062B" w14:textId="77777777" w:rsidR="00311578" w:rsidRPr="009B6F04" w:rsidRDefault="00311578" w:rsidP="00FD546B">
                                        <w:pPr>
                                          <w:jc w:val="center"/>
                                          <w:rPr>
                                            <w:rtl/>
                                            <w:lang w:eastAsia="en-GB"/>
                                          </w:rPr>
                                        </w:pPr>
                                        <w:r>
                                          <w:rPr>
                                            <w:lang w:eastAsia="en-GB"/>
                                          </w:rPr>
                                          <w:t>19</w:t>
                                        </w:r>
                                      </w:p>
                                    </w:tc>
                                    <w:tc>
                                      <w:tcPr>
                                        <w:tcW w:w="815" w:type="dxa"/>
                                        <w:vAlign w:val="center"/>
                                      </w:tcPr>
                                      <w:p w14:paraId="16AF4623" w14:textId="77777777" w:rsidR="00311578" w:rsidRPr="009B6F04" w:rsidRDefault="00311578" w:rsidP="00FD546B">
                                        <w:pPr>
                                          <w:jc w:val="center"/>
                                          <w:rPr>
                                            <w:rtl/>
                                            <w:lang w:eastAsia="en-GB"/>
                                          </w:rPr>
                                        </w:pPr>
                                        <w:r>
                                          <w:rPr>
                                            <w:lang w:eastAsia="en-GB"/>
                                          </w:rPr>
                                          <w:t>101</w:t>
                                        </w:r>
                                      </w:p>
                                    </w:tc>
                                    <w:tc>
                                      <w:tcPr>
                                        <w:tcW w:w="744" w:type="dxa"/>
                                        <w:vAlign w:val="center"/>
                                      </w:tcPr>
                                      <w:p w14:paraId="5D226E20" w14:textId="77777777" w:rsidR="00311578" w:rsidRPr="009B6F04" w:rsidRDefault="00311578" w:rsidP="00FD546B">
                                        <w:pPr>
                                          <w:jc w:val="center"/>
                                          <w:rPr>
                                            <w:rtl/>
                                            <w:lang w:eastAsia="en-GB"/>
                                          </w:rPr>
                                        </w:pPr>
                                        <w:r>
                                          <w:rPr>
                                            <w:lang w:eastAsia="en-GB"/>
                                          </w:rPr>
                                          <w:t>120</w:t>
                                        </w:r>
                                      </w:p>
                                    </w:tc>
                                  </w:tr>
                                  <w:tr w:rsidR="00311578" w14:paraId="029B3E04" w14:textId="77777777" w:rsidTr="00FD546B">
                                    <w:trPr>
                                      <w:trHeight w:val="134"/>
                                    </w:trPr>
                                    <w:tc>
                                      <w:tcPr>
                                        <w:tcW w:w="1137" w:type="dxa"/>
                                        <w:vMerge/>
                                        <w:vAlign w:val="center"/>
                                      </w:tcPr>
                                      <w:p w14:paraId="2F8E3003" w14:textId="77777777" w:rsidR="00311578" w:rsidRDefault="00311578" w:rsidP="00FD546B">
                                        <w:pPr>
                                          <w:jc w:val="center"/>
                                          <w:rPr>
                                            <w:rtl/>
                                            <w:lang w:eastAsia="en-GB"/>
                                          </w:rPr>
                                        </w:pPr>
                                      </w:p>
                                    </w:tc>
                                    <w:tc>
                                      <w:tcPr>
                                        <w:tcW w:w="807" w:type="dxa"/>
                                        <w:vAlign w:val="center"/>
                                      </w:tcPr>
                                      <w:p w14:paraId="7CD4AA45" w14:textId="77777777" w:rsidR="00311578" w:rsidRPr="00A15CA1" w:rsidRDefault="00311578" w:rsidP="00FD546B">
                                        <w:pPr>
                                          <w:jc w:val="center"/>
                                          <w:rPr>
                                            <w:b/>
                                            <w:bCs/>
                                            <w:rtl/>
                                            <w:lang w:eastAsia="en-GB"/>
                                          </w:rPr>
                                        </w:pPr>
                                        <w:r w:rsidRPr="00A15CA1">
                                          <w:rPr>
                                            <w:rFonts w:hint="cs"/>
                                            <w:b/>
                                            <w:bCs/>
                                            <w:rtl/>
                                            <w:lang w:eastAsia="en-GB"/>
                                          </w:rPr>
                                          <w:t>סה"כ</w:t>
                                        </w:r>
                                      </w:p>
                                    </w:tc>
                                    <w:tc>
                                      <w:tcPr>
                                        <w:tcW w:w="931" w:type="dxa"/>
                                        <w:vAlign w:val="center"/>
                                      </w:tcPr>
                                      <w:p w14:paraId="05950857" w14:textId="77777777" w:rsidR="00311578" w:rsidRPr="009B6F04" w:rsidRDefault="00311578" w:rsidP="00FD546B">
                                        <w:pPr>
                                          <w:jc w:val="center"/>
                                          <w:rPr>
                                            <w:rtl/>
                                            <w:lang w:eastAsia="en-GB"/>
                                          </w:rPr>
                                        </w:pPr>
                                        <w:r>
                                          <w:rPr>
                                            <w:lang w:eastAsia="en-GB"/>
                                          </w:rPr>
                                          <w:t>40</w:t>
                                        </w:r>
                                      </w:p>
                                    </w:tc>
                                    <w:tc>
                                      <w:tcPr>
                                        <w:tcW w:w="815" w:type="dxa"/>
                                        <w:vAlign w:val="center"/>
                                      </w:tcPr>
                                      <w:p w14:paraId="416D9B0B" w14:textId="77777777" w:rsidR="00311578" w:rsidRPr="009B6F04" w:rsidRDefault="00311578" w:rsidP="00FD546B">
                                        <w:pPr>
                                          <w:jc w:val="center"/>
                                          <w:rPr>
                                            <w:rtl/>
                                            <w:lang w:eastAsia="en-GB"/>
                                          </w:rPr>
                                        </w:pPr>
                                        <w:r>
                                          <w:rPr>
                                            <w:lang w:eastAsia="en-GB"/>
                                          </w:rPr>
                                          <w:t>106</w:t>
                                        </w:r>
                                      </w:p>
                                    </w:tc>
                                    <w:tc>
                                      <w:tcPr>
                                        <w:tcW w:w="744" w:type="dxa"/>
                                        <w:vAlign w:val="center"/>
                                      </w:tcPr>
                                      <w:p w14:paraId="24E1B9A2" w14:textId="77777777" w:rsidR="00311578" w:rsidRPr="009B6F04" w:rsidRDefault="00311578" w:rsidP="00FD546B">
                                        <w:pPr>
                                          <w:jc w:val="center"/>
                                          <w:rPr>
                                            <w:rtl/>
                                            <w:lang w:eastAsia="en-GB"/>
                                          </w:rPr>
                                        </w:pPr>
                                        <w:r>
                                          <w:rPr>
                                            <w:lang w:eastAsia="en-GB"/>
                                          </w:rPr>
                                          <w:t>146</w:t>
                                        </w:r>
                                      </w:p>
                                    </w:tc>
                                  </w:tr>
                                  <w:tr w:rsidR="00311578" w14:paraId="3A7A33F9" w14:textId="77777777" w:rsidTr="00FD546B">
                                    <w:trPr>
                                      <w:trHeight w:val="124"/>
                                    </w:trPr>
                                    <w:tc>
                                      <w:tcPr>
                                        <w:tcW w:w="1137" w:type="dxa"/>
                                        <w:vAlign w:val="center"/>
                                      </w:tcPr>
                                      <w:p w14:paraId="18A6E1D8" w14:textId="77777777" w:rsidR="00311578" w:rsidRDefault="00311578" w:rsidP="00FD546B">
                                        <w:pPr>
                                          <w:jc w:val="center"/>
                                          <w:rPr>
                                            <w:rtl/>
                                            <w:lang w:eastAsia="en-GB"/>
                                          </w:rPr>
                                        </w:pPr>
                                        <w:r>
                                          <w:rPr>
                                            <w:rFonts w:hint="cs"/>
                                            <w:rtl/>
                                            <w:lang w:eastAsia="en-GB"/>
                                          </w:rPr>
                                          <w:t>% הצלחת חיזוי</w:t>
                                        </w:r>
                                      </w:p>
                                    </w:tc>
                                    <w:tc>
                                      <w:tcPr>
                                        <w:tcW w:w="807" w:type="dxa"/>
                                        <w:vAlign w:val="center"/>
                                      </w:tcPr>
                                      <w:p w14:paraId="5532CC66" w14:textId="77777777" w:rsidR="00311578" w:rsidRDefault="00311578" w:rsidP="00FD546B">
                                        <w:pPr>
                                          <w:jc w:val="center"/>
                                          <w:rPr>
                                            <w:rtl/>
                                            <w:lang w:eastAsia="en-GB"/>
                                          </w:rPr>
                                        </w:pPr>
                                      </w:p>
                                    </w:tc>
                                    <w:tc>
                                      <w:tcPr>
                                        <w:tcW w:w="931" w:type="dxa"/>
                                        <w:vAlign w:val="center"/>
                                      </w:tcPr>
                                      <w:p w14:paraId="18D846FD" w14:textId="77777777" w:rsidR="00311578" w:rsidRDefault="00311578" w:rsidP="00FD546B">
                                        <w:pPr>
                                          <w:jc w:val="center"/>
                                          <w:rPr>
                                            <w:rtl/>
                                            <w:lang w:eastAsia="en-GB"/>
                                          </w:rPr>
                                        </w:pPr>
                                        <w:r>
                                          <w:rPr>
                                            <w:lang w:eastAsia="en-GB"/>
                                          </w:rPr>
                                          <w:t>52%</w:t>
                                        </w:r>
                                      </w:p>
                                    </w:tc>
                                    <w:tc>
                                      <w:tcPr>
                                        <w:tcW w:w="815" w:type="dxa"/>
                                        <w:vAlign w:val="center"/>
                                      </w:tcPr>
                                      <w:p w14:paraId="3C281AE6" w14:textId="77777777" w:rsidR="00311578" w:rsidRDefault="00311578" w:rsidP="00FD546B">
                                        <w:pPr>
                                          <w:jc w:val="center"/>
                                          <w:rPr>
                                            <w:rtl/>
                                            <w:lang w:eastAsia="en-GB"/>
                                          </w:rPr>
                                        </w:pPr>
                                        <w:r>
                                          <w:rPr>
                                            <w:lang w:eastAsia="en-GB"/>
                                          </w:rPr>
                                          <w:t>95%</w:t>
                                        </w:r>
                                      </w:p>
                                    </w:tc>
                                    <w:tc>
                                      <w:tcPr>
                                        <w:tcW w:w="744" w:type="dxa"/>
                                        <w:vAlign w:val="center"/>
                                      </w:tcPr>
                                      <w:p w14:paraId="699CABDD" w14:textId="77777777" w:rsidR="00311578" w:rsidRDefault="00311578" w:rsidP="00FD546B">
                                        <w:pPr>
                                          <w:jc w:val="center"/>
                                          <w:rPr>
                                            <w:rtl/>
                                            <w:lang w:eastAsia="en-GB"/>
                                          </w:rPr>
                                        </w:pPr>
                                        <w:r>
                                          <w:rPr>
                                            <w:lang w:eastAsia="en-GB"/>
                                          </w:rPr>
                                          <w:t>84%</w:t>
                                        </w:r>
                                      </w:p>
                                    </w:tc>
                                  </w:tr>
                                </w:tbl>
                                <w:p w14:paraId="7D28A681" w14:textId="77777777" w:rsidR="00311578" w:rsidRPr="00742C95" w:rsidRDefault="00311578" w:rsidP="00311578">
                                  <w:pPr>
                                    <w:spacing w:after="160"/>
                                    <w:rPr>
                                      <w:rFonts w:ascii="Calibri" w:eastAsia="Times New Roman" w:hAnsi="Calibri" w:cs="Calibri"/>
                                      <w:b w:val="0"/>
                                      <w:bCs w:val="0"/>
                                      <w:color w:val="000000"/>
                                      <w:lang w:eastAsia="en-GB"/>
                                    </w:rPr>
                                  </w:pPr>
                                </w:p>
                              </w:tc>
                            </w:tr>
                          </w:tbl>
                          <w:p w14:paraId="2F653EED" w14:textId="77777777" w:rsidR="00311578" w:rsidRDefault="003115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DA710" id="תיבת טקסט 60" o:spid="_x0000_s1040" type="#_x0000_t202" style="position:absolute;margin-left:-19.25pt;margin-top:21.9pt;width:247.1pt;height:316.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" fillcolor="white [3201]" strokeweight=".5pt">
                <v:textbox>
                  <w:txbxContent>
                    <w:tbl>
                      <w:tblPr>
                        <w:tblStyle w:val="4-3"/>
                        <w:tblW w:w="4681" w:type="dxa"/>
                        <w:tblLook w:val="04A0" w:firstRow="1" w:lastRow="0" w:firstColumn="1" w:lastColumn="0" w:noHBand="0" w:noVBand="1"/>
                      </w:tblPr>
                      <w:tblGrid>
                        <w:gridCol w:w="4681"/>
                      </w:tblGrid>
                      <w:tr w:rsidR="00311578" w:rsidRPr="00784BF4" w14:paraId="1B8894E8" w14:textId="77777777" w:rsidTr="003A0270">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681" w:type="dxa"/>
                            <w:shd w:val="clear" w:color="auto" w:fill="auto"/>
                            <w:noWrap/>
                          </w:tcPr>
                          <w:p w14:paraId="26D3D96E" w14:textId="77777777" w:rsidR="00311578" w:rsidRDefault="00311578" w:rsidP="00311578">
                            <w:pPr>
                              <w:spacing w:after="160"/>
                              <w:rPr>
                                <w:rFonts w:cs="David"/>
                                <w:b w:val="0"/>
                                <w:bCs w:val="0"/>
                                <w:color w:val="auto"/>
                                <w:rtl/>
                              </w:rPr>
                            </w:pPr>
                            <w:r>
                              <w:rPr>
                                <w:rFonts w:cs="David" w:hint="cs"/>
                                <w:b w:val="0"/>
                                <w:bCs w:val="0"/>
                                <w:color w:val="auto"/>
                                <w:u w:val="single"/>
                                <w:rtl/>
                              </w:rPr>
                              <w:t xml:space="preserve">טבלה 4. </w:t>
                            </w:r>
                          </w:p>
                          <w:p w14:paraId="28490616" w14:textId="77777777" w:rsidR="00311578" w:rsidRPr="009A5B85" w:rsidRDefault="00311578" w:rsidP="00311578">
                            <w:pPr>
                              <w:spacing w:after="160"/>
                              <w:rPr>
                                <w:rFonts w:cs="David"/>
                                <w:b w:val="0"/>
                                <w:bCs w:val="0"/>
                                <w:color w:val="auto"/>
                                <w:rtl/>
                                <w:lang w:val="en-US"/>
                              </w:rPr>
                            </w:pPr>
                            <w:r>
                              <w:rPr>
                                <w:rFonts w:cs="David" w:hint="cs"/>
                                <w:b w:val="0"/>
                                <w:bCs w:val="0"/>
                                <w:color w:val="auto"/>
                                <w:rtl/>
                              </w:rPr>
                              <w:t xml:space="preserve">תוצאות חיזוי מודל ספציפי לבארות אלוני הבשן. </w:t>
                            </w:r>
                            <w:r>
                              <w:rPr>
                                <w:rFonts w:cs="David" w:hint="cs"/>
                                <w:b w:val="0"/>
                                <w:bCs w:val="0"/>
                                <w:color w:val="auto"/>
                                <w:rtl/>
                                <w:lang w:val="en-US"/>
                              </w:rPr>
                              <w:t>מדד הצלחה (</w:t>
                            </w:r>
                            <w:r>
                              <w:rPr>
                                <w:rFonts w:cs="David"/>
                                <w:b w:val="0"/>
                                <w:bCs w:val="0"/>
                                <w:color w:val="auto"/>
                                <w:lang w:val="en-US"/>
                              </w:rPr>
                              <w:t>Cohen’s Kappa</w:t>
                            </w:r>
                            <w:r>
                              <w:rPr>
                                <w:rFonts w:cs="David" w:hint="cs"/>
                                <w:b w:val="0"/>
                                <w:bCs w:val="0"/>
                                <w:color w:val="auto"/>
                                <w:rtl/>
                                <w:lang w:val="en-US"/>
                              </w:rPr>
                              <w:t>) = 0.53 כלומר הצלחה "בינונית" (</w:t>
                            </w:r>
                            <w:r>
                              <w:rPr>
                                <w:rFonts w:cs="David"/>
                                <w:b w:val="0"/>
                                <w:bCs w:val="0"/>
                                <w:color w:val="auto"/>
                                <w:lang w:val="en-US"/>
                              </w:rPr>
                              <w:t>Landis and Koch</w:t>
                            </w:r>
                            <w:r>
                              <w:rPr>
                                <w:rFonts w:cs="David" w:hint="cs"/>
                                <w:b w:val="0"/>
                                <w:bCs w:val="0"/>
                                <w:color w:val="auto"/>
                                <w:rtl/>
                                <w:lang w:val="en-US"/>
                              </w:rPr>
                              <w:t xml:space="preserve">). </w:t>
                            </w:r>
                            <w:r>
                              <w:rPr>
                                <w:rFonts w:cs="David"/>
                                <w:b w:val="0"/>
                                <w:bCs w:val="0"/>
                                <w:color w:val="auto"/>
                                <w:lang w:val="en-US"/>
                              </w:rPr>
                              <w:t>N=146</w:t>
                            </w:r>
                            <w:r>
                              <w:rPr>
                                <w:rFonts w:cs="David" w:hint="cs"/>
                                <w:b w:val="0"/>
                                <w:bCs w:val="0"/>
                                <w:color w:val="auto"/>
                                <w:rtl/>
                                <w:lang w:val="en-US"/>
                              </w:rPr>
                              <w:t>.</w:t>
                            </w:r>
                          </w:p>
                          <w:tbl>
                            <w:tblPr>
                              <w:tblStyle w:val="a9"/>
                              <w:bidiVisual/>
                              <w:tblW w:w="4435" w:type="dxa"/>
                              <w:tblInd w:w="9" w:type="dxa"/>
                              <w:tblLook w:val="04A0" w:firstRow="1" w:lastRow="0" w:firstColumn="1" w:lastColumn="0" w:noHBand="0" w:noVBand="1"/>
                            </w:tblPr>
                            <w:tblGrid>
                              <w:gridCol w:w="1137"/>
                              <w:gridCol w:w="807"/>
                              <w:gridCol w:w="931"/>
                              <w:gridCol w:w="815"/>
                              <w:gridCol w:w="745"/>
                            </w:tblGrid>
                            <w:tr w:rsidR="00311578" w14:paraId="5BF0B63F" w14:textId="77777777" w:rsidTr="00FD546B">
                              <w:trPr>
                                <w:trHeight w:val="130"/>
                              </w:trPr>
                              <w:tc>
                                <w:tcPr>
                                  <w:tcW w:w="1137" w:type="dxa"/>
                                  <w:vAlign w:val="center"/>
                                </w:tcPr>
                                <w:p w14:paraId="147B4B84" w14:textId="77777777" w:rsidR="00311578" w:rsidRDefault="00311578" w:rsidP="00FD546B">
                                  <w:pPr>
                                    <w:jc w:val="center"/>
                                    <w:rPr>
                                      <w:rtl/>
                                      <w:lang w:eastAsia="en-GB"/>
                                    </w:rPr>
                                  </w:pPr>
                                </w:p>
                              </w:tc>
                              <w:tc>
                                <w:tcPr>
                                  <w:tcW w:w="3298" w:type="dxa"/>
                                  <w:gridSpan w:val="4"/>
                                  <w:vAlign w:val="center"/>
                                </w:tcPr>
                                <w:p w14:paraId="590CD268" w14:textId="77777777" w:rsidR="00311578" w:rsidRPr="00A15CA1" w:rsidRDefault="00311578" w:rsidP="00FD546B">
                                  <w:pPr>
                                    <w:jc w:val="center"/>
                                    <w:rPr>
                                      <w:b/>
                                      <w:bCs/>
                                      <w:rtl/>
                                      <w:lang w:eastAsia="en-GB"/>
                                    </w:rPr>
                                  </w:pPr>
                                  <w:r w:rsidRPr="00A15CA1">
                                    <w:rPr>
                                      <w:rFonts w:hint="cs"/>
                                      <w:b/>
                                      <w:bCs/>
                                      <w:rtl/>
                                      <w:lang w:eastAsia="en-GB"/>
                                    </w:rPr>
                                    <w:t>ריכוז חיידקים אמיתי</w:t>
                                  </w:r>
                                </w:p>
                              </w:tc>
                            </w:tr>
                            <w:tr w:rsidR="00311578" w14:paraId="2C61FBB7" w14:textId="77777777" w:rsidTr="00FD546B">
                              <w:trPr>
                                <w:trHeight w:val="130"/>
                              </w:trPr>
                              <w:tc>
                                <w:tcPr>
                                  <w:tcW w:w="1137" w:type="dxa"/>
                                  <w:vMerge w:val="restart"/>
                                  <w:vAlign w:val="center"/>
                                </w:tcPr>
                                <w:p w14:paraId="3C8C8041" w14:textId="77777777" w:rsidR="00311578" w:rsidRPr="00A15CA1" w:rsidRDefault="00311578" w:rsidP="00FD546B">
                                  <w:pPr>
                                    <w:jc w:val="center"/>
                                    <w:rPr>
                                      <w:b/>
                                      <w:bCs/>
                                      <w:rtl/>
                                      <w:lang w:eastAsia="en-GB"/>
                                    </w:rPr>
                                  </w:pPr>
                                  <w:r w:rsidRPr="00A15CA1">
                                    <w:rPr>
                                      <w:rFonts w:hint="cs"/>
                                      <w:b/>
                                      <w:bCs/>
                                      <w:rtl/>
                                      <w:lang w:eastAsia="en-GB"/>
                                    </w:rPr>
                                    <w:t>ריכוז חיידקים לפי מודל חיזוי</w:t>
                                  </w:r>
                                </w:p>
                              </w:tc>
                              <w:tc>
                                <w:tcPr>
                                  <w:tcW w:w="807" w:type="dxa"/>
                                  <w:vAlign w:val="center"/>
                                </w:tcPr>
                                <w:p w14:paraId="752110A2" w14:textId="77777777" w:rsidR="00311578" w:rsidRDefault="00311578" w:rsidP="00FD546B">
                                  <w:pPr>
                                    <w:jc w:val="center"/>
                                    <w:rPr>
                                      <w:rtl/>
                                      <w:lang w:eastAsia="en-GB"/>
                                    </w:rPr>
                                  </w:pPr>
                                </w:p>
                              </w:tc>
                              <w:tc>
                                <w:tcPr>
                                  <w:tcW w:w="931" w:type="dxa"/>
                                  <w:vAlign w:val="center"/>
                                </w:tcPr>
                                <w:p w14:paraId="1087FA96" w14:textId="77777777" w:rsidR="00311578" w:rsidRPr="00A15CA1" w:rsidRDefault="00311578" w:rsidP="00FD546B">
                                  <w:pPr>
                                    <w:jc w:val="center"/>
                                    <w:rPr>
                                      <w:b/>
                                      <w:bCs/>
                                      <w:rtl/>
                                      <w:lang w:eastAsia="en-GB"/>
                                    </w:rPr>
                                  </w:pPr>
                                  <w:r w:rsidRPr="00A15CA1">
                                    <w:rPr>
                                      <w:rFonts w:hint="cs"/>
                                      <w:b/>
                                      <w:bCs/>
                                      <w:rtl/>
                                      <w:lang w:eastAsia="en-GB"/>
                                    </w:rPr>
                                    <w:t>מעל סף</w:t>
                                  </w:r>
                                </w:p>
                              </w:tc>
                              <w:tc>
                                <w:tcPr>
                                  <w:tcW w:w="815" w:type="dxa"/>
                                  <w:vAlign w:val="center"/>
                                </w:tcPr>
                                <w:p w14:paraId="4BA4F6FA" w14:textId="77777777" w:rsidR="00311578" w:rsidRPr="00A15CA1" w:rsidRDefault="00311578" w:rsidP="00FD546B">
                                  <w:pPr>
                                    <w:jc w:val="center"/>
                                    <w:rPr>
                                      <w:b/>
                                      <w:bCs/>
                                      <w:rtl/>
                                      <w:lang w:eastAsia="en-GB"/>
                                    </w:rPr>
                                  </w:pPr>
                                  <w:r w:rsidRPr="00A15CA1">
                                    <w:rPr>
                                      <w:rFonts w:hint="cs"/>
                                      <w:b/>
                                      <w:bCs/>
                                      <w:rtl/>
                                      <w:lang w:eastAsia="en-GB"/>
                                    </w:rPr>
                                    <w:t>מתחת לסף</w:t>
                                  </w:r>
                                </w:p>
                              </w:tc>
                              <w:tc>
                                <w:tcPr>
                                  <w:tcW w:w="744" w:type="dxa"/>
                                  <w:vAlign w:val="center"/>
                                </w:tcPr>
                                <w:p w14:paraId="12A3AE4A" w14:textId="77777777" w:rsidR="00311578" w:rsidRPr="00A15CA1" w:rsidRDefault="00311578" w:rsidP="00FD546B">
                                  <w:pPr>
                                    <w:jc w:val="center"/>
                                    <w:rPr>
                                      <w:b/>
                                      <w:bCs/>
                                      <w:rtl/>
                                      <w:lang w:eastAsia="en-GB"/>
                                    </w:rPr>
                                  </w:pPr>
                                  <w:r w:rsidRPr="00A15CA1">
                                    <w:rPr>
                                      <w:rFonts w:hint="cs"/>
                                      <w:b/>
                                      <w:bCs/>
                                      <w:rtl/>
                                      <w:lang w:eastAsia="en-GB"/>
                                    </w:rPr>
                                    <w:t>סה"כ</w:t>
                                  </w:r>
                                </w:p>
                              </w:tc>
                            </w:tr>
                            <w:tr w:rsidR="00311578" w14:paraId="527547A7" w14:textId="77777777" w:rsidTr="00FD546B">
                              <w:trPr>
                                <w:trHeight w:val="134"/>
                              </w:trPr>
                              <w:tc>
                                <w:tcPr>
                                  <w:tcW w:w="1137" w:type="dxa"/>
                                  <w:vMerge/>
                                  <w:vAlign w:val="center"/>
                                </w:tcPr>
                                <w:p w14:paraId="4602631D" w14:textId="77777777" w:rsidR="00311578" w:rsidRDefault="00311578" w:rsidP="00FD546B">
                                  <w:pPr>
                                    <w:jc w:val="center"/>
                                    <w:rPr>
                                      <w:rtl/>
                                      <w:lang w:eastAsia="en-GB"/>
                                    </w:rPr>
                                  </w:pPr>
                                </w:p>
                              </w:tc>
                              <w:tc>
                                <w:tcPr>
                                  <w:tcW w:w="807" w:type="dxa"/>
                                  <w:vAlign w:val="center"/>
                                </w:tcPr>
                                <w:p w14:paraId="64A11BE3" w14:textId="77777777" w:rsidR="00311578" w:rsidRPr="00A15CA1" w:rsidRDefault="00311578" w:rsidP="00FD546B">
                                  <w:pPr>
                                    <w:jc w:val="center"/>
                                    <w:rPr>
                                      <w:b/>
                                      <w:bCs/>
                                      <w:rtl/>
                                      <w:lang w:eastAsia="en-GB"/>
                                    </w:rPr>
                                  </w:pPr>
                                  <w:r w:rsidRPr="00A15CA1">
                                    <w:rPr>
                                      <w:rFonts w:hint="cs"/>
                                      <w:b/>
                                      <w:bCs/>
                                      <w:rtl/>
                                      <w:lang w:eastAsia="en-GB"/>
                                    </w:rPr>
                                    <w:t>מעל סף</w:t>
                                  </w:r>
                                </w:p>
                              </w:tc>
                              <w:tc>
                                <w:tcPr>
                                  <w:tcW w:w="931" w:type="dxa"/>
                                  <w:vAlign w:val="center"/>
                                </w:tcPr>
                                <w:p w14:paraId="13B7B0D4" w14:textId="77777777" w:rsidR="00311578" w:rsidRPr="009B6F04" w:rsidRDefault="00311578" w:rsidP="00FD546B">
                                  <w:pPr>
                                    <w:jc w:val="center"/>
                                    <w:rPr>
                                      <w:rtl/>
                                      <w:lang w:eastAsia="en-GB"/>
                                    </w:rPr>
                                  </w:pPr>
                                  <w:r>
                                    <w:rPr>
                                      <w:lang w:eastAsia="en-GB"/>
                                    </w:rPr>
                                    <w:t>21</w:t>
                                  </w:r>
                                </w:p>
                              </w:tc>
                              <w:tc>
                                <w:tcPr>
                                  <w:tcW w:w="815" w:type="dxa"/>
                                  <w:vAlign w:val="center"/>
                                </w:tcPr>
                                <w:p w14:paraId="090774EF" w14:textId="77777777" w:rsidR="00311578" w:rsidRPr="009B6F04" w:rsidRDefault="00311578" w:rsidP="00FD546B">
                                  <w:pPr>
                                    <w:jc w:val="center"/>
                                    <w:rPr>
                                      <w:rtl/>
                                      <w:lang w:eastAsia="en-GB"/>
                                    </w:rPr>
                                  </w:pPr>
                                  <w:r>
                                    <w:rPr>
                                      <w:lang w:eastAsia="en-GB"/>
                                    </w:rPr>
                                    <w:t>5</w:t>
                                  </w:r>
                                </w:p>
                              </w:tc>
                              <w:tc>
                                <w:tcPr>
                                  <w:tcW w:w="744" w:type="dxa"/>
                                  <w:vAlign w:val="center"/>
                                </w:tcPr>
                                <w:p w14:paraId="7E1DA5F9" w14:textId="77777777" w:rsidR="00311578" w:rsidRPr="009B6F04" w:rsidRDefault="00311578" w:rsidP="00FD546B">
                                  <w:pPr>
                                    <w:jc w:val="center"/>
                                    <w:rPr>
                                      <w:rtl/>
                                      <w:lang w:eastAsia="en-GB"/>
                                    </w:rPr>
                                  </w:pPr>
                                  <w:r>
                                    <w:rPr>
                                      <w:lang w:eastAsia="en-GB"/>
                                    </w:rPr>
                                    <w:t>26</w:t>
                                  </w:r>
                                </w:p>
                              </w:tc>
                            </w:tr>
                            <w:tr w:rsidR="00311578" w14:paraId="0CE7B16C" w14:textId="77777777" w:rsidTr="00FD546B">
                              <w:trPr>
                                <w:trHeight w:val="134"/>
                              </w:trPr>
                              <w:tc>
                                <w:tcPr>
                                  <w:tcW w:w="1137" w:type="dxa"/>
                                  <w:vMerge/>
                                  <w:vAlign w:val="center"/>
                                </w:tcPr>
                                <w:p w14:paraId="784AB7CB" w14:textId="77777777" w:rsidR="00311578" w:rsidRDefault="00311578" w:rsidP="00FD546B">
                                  <w:pPr>
                                    <w:jc w:val="center"/>
                                    <w:rPr>
                                      <w:rtl/>
                                      <w:lang w:eastAsia="en-GB"/>
                                    </w:rPr>
                                  </w:pPr>
                                </w:p>
                              </w:tc>
                              <w:tc>
                                <w:tcPr>
                                  <w:tcW w:w="807" w:type="dxa"/>
                                  <w:vAlign w:val="center"/>
                                </w:tcPr>
                                <w:p w14:paraId="6579D6B0" w14:textId="77777777" w:rsidR="00311578" w:rsidRPr="00A15CA1" w:rsidRDefault="00311578" w:rsidP="00FD546B">
                                  <w:pPr>
                                    <w:jc w:val="center"/>
                                    <w:rPr>
                                      <w:b/>
                                      <w:bCs/>
                                      <w:rtl/>
                                      <w:lang w:eastAsia="en-GB"/>
                                    </w:rPr>
                                  </w:pPr>
                                  <w:r w:rsidRPr="00A15CA1">
                                    <w:rPr>
                                      <w:rFonts w:hint="cs"/>
                                      <w:b/>
                                      <w:bCs/>
                                      <w:rtl/>
                                      <w:lang w:eastAsia="en-GB"/>
                                    </w:rPr>
                                    <w:t>מתחת לסף</w:t>
                                  </w:r>
                                </w:p>
                              </w:tc>
                              <w:tc>
                                <w:tcPr>
                                  <w:tcW w:w="931" w:type="dxa"/>
                                  <w:vAlign w:val="center"/>
                                </w:tcPr>
                                <w:p w14:paraId="0E2E062B" w14:textId="77777777" w:rsidR="00311578" w:rsidRPr="009B6F04" w:rsidRDefault="00311578" w:rsidP="00FD546B">
                                  <w:pPr>
                                    <w:jc w:val="center"/>
                                    <w:rPr>
                                      <w:rtl/>
                                      <w:lang w:eastAsia="en-GB"/>
                                    </w:rPr>
                                  </w:pPr>
                                  <w:r>
                                    <w:rPr>
                                      <w:lang w:eastAsia="en-GB"/>
                                    </w:rPr>
                                    <w:t>19</w:t>
                                  </w:r>
                                </w:p>
                              </w:tc>
                              <w:tc>
                                <w:tcPr>
                                  <w:tcW w:w="815" w:type="dxa"/>
                                  <w:vAlign w:val="center"/>
                                </w:tcPr>
                                <w:p w14:paraId="16AF4623" w14:textId="77777777" w:rsidR="00311578" w:rsidRPr="009B6F04" w:rsidRDefault="00311578" w:rsidP="00FD546B">
                                  <w:pPr>
                                    <w:jc w:val="center"/>
                                    <w:rPr>
                                      <w:rtl/>
                                      <w:lang w:eastAsia="en-GB"/>
                                    </w:rPr>
                                  </w:pPr>
                                  <w:r>
                                    <w:rPr>
                                      <w:lang w:eastAsia="en-GB"/>
                                    </w:rPr>
                                    <w:t>101</w:t>
                                  </w:r>
                                </w:p>
                              </w:tc>
                              <w:tc>
                                <w:tcPr>
                                  <w:tcW w:w="744" w:type="dxa"/>
                                  <w:vAlign w:val="center"/>
                                </w:tcPr>
                                <w:p w14:paraId="5D226E20" w14:textId="77777777" w:rsidR="00311578" w:rsidRPr="009B6F04" w:rsidRDefault="00311578" w:rsidP="00FD546B">
                                  <w:pPr>
                                    <w:jc w:val="center"/>
                                    <w:rPr>
                                      <w:rtl/>
                                      <w:lang w:eastAsia="en-GB"/>
                                    </w:rPr>
                                  </w:pPr>
                                  <w:r>
                                    <w:rPr>
                                      <w:lang w:eastAsia="en-GB"/>
                                    </w:rPr>
                                    <w:t>120</w:t>
                                  </w:r>
                                </w:p>
                              </w:tc>
                            </w:tr>
                            <w:tr w:rsidR="00311578" w14:paraId="029B3E04" w14:textId="77777777" w:rsidTr="00FD546B">
                              <w:trPr>
                                <w:trHeight w:val="134"/>
                              </w:trPr>
                              <w:tc>
                                <w:tcPr>
                                  <w:tcW w:w="1137" w:type="dxa"/>
                                  <w:vMerge/>
                                  <w:vAlign w:val="center"/>
                                </w:tcPr>
                                <w:p w14:paraId="2F8E3003" w14:textId="77777777" w:rsidR="00311578" w:rsidRDefault="00311578" w:rsidP="00FD546B">
                                  <w:pPr>
                                    <w:jc w:val="center"/>
                                    <w:rPr>
                                      <w:rtl/>
                                      <w:lang w:eastAsia="en-GB"/>
                                    </w:rPr>
                                  </w:pPr>
                                </w:p>
                              </w:tc>
                              <w:tc>
                                <w:tcPr>
                                  <w:tcW w:w="807" w:type="dxa"/>
                                  <w:vAlign w:val="center"/>
                                </w:tcPr>
                                <w:p w14:paraId="7CD4AA45" w14:textId="77777777" w:rsidR="00311578" w:rsidRPr="00A15CA1" w:rsidRDefault="00311578" w:rsidP="00FD546B">
                                  <w:pPr>
                                    <w:jc w:val="center"/>
                                    <w:rPr>
                                      <w:b/>
                                      <w:bCs/>
                                      <w:rtl/>
                                      <w:lang w:eastAsia="en-GB"/>
                                    </w:rPr>
                                  </w:pPr>
                                  <w:r w:rsidRPr="00A15CA1">
                                    <w:rPr>
                                      <w:rFonts w:hint="cs"/>
                                      <w:b/>
                                      <w:bCs/>
                                      <w:rtl/>
                                      <w:lang w:eastAsia="en-GB"/>
                                    </w:rPr>
                                    <w:t>סה"כ</w:t>
                                  </w:r>
                                </w:p>
                              </w:tc>
                              <w:tc>
                                <w:tcPr>
                                  <w:tcW w:w="931" w:type="dxa"/>
                                  <w:vAlign w:val="center"/>
                                </w:tcPr>
                                <w:p w14:paraId="05950857" w14:textId="77777777" w:rsidR="00311578" w:rsidRPr="009B6F04" w:rsidRDefault="00311578" w:rsidP="00FD546B">
                                  <w:pPr>
                                    <w:jc w:val="center"/>
                                    <w:rPr>
                                      <w:rtl/>
                                      <w:lang w:eastAsia="en-GB"/>
                                    </w:rPr>
                                  </w:pPr>
                                  <w:r>
                                    <w:rPr>
                                      <w:lang w:eastAsia="en-GB"/>
                                    </w:rPr>
                                    <w:t>40</w:t>
                                  </w:r>
                                </w:p>
                              </w:tc>
                              <w:tc>
                                <w:tcPr>
                                  <w:tcW w:w="815" w:type="dxa"/>
                                  <w:vAlign w:val="center"/>
                                </w:tcPr>
                                <w:p w14:paraId="416D9B0B" w14:textId="77777777" w:rsidR="00311578" w:rsidRPr="009B6F04" w:rsidRDefault="00311578" w:rsidP="00FD546B">
                                  <w:pPr>
                                    <w:jc w:val="center"/>
                                    <w:rPr>
                                      <w:rtl/>
                                      <w:lang w:eastAsia="en-GB"/>
                                    </w:rPr>
                                  </w:pPr>
                                  <w:r>
                                    <w:rPr>
                                      <w:lang w:eastAsia="en-GB"/>
                                    </w:rPr>
                                    <w:t>106</w:t>
                                  </w:r>
                                </w:p>
                              </w:tc>
                              <w:tc>
                                <w:tcPr>
                                  <w:tcW w:w="744" w:type="dxa"/>
                                  <w:vAlign w:val="center"/>
                                </w:tcPr>
                                <w:p w14:paraId="24E1B9A2" w14:textId="77777777" w:rsidR="00311578" w:rsidRPr="009B6F04" w:rsidRDefault="00311578" w:rsidP="00FD546B">
                                  <w:pPr>
                                    <w:jc w:val="center"/>
                                    <w:rPr>
                                      <w:rtl/>
                                      <w:lang w:eastAsia="en-GB"/>
                                    </w:rPr>
                                  </w:pPr>
                                  <w:r>
                                    <w:rPr>
                                      <w:lang w:eastAsia="en-GB"/>
                                    </w:rPr>
                                    <w:t>146</w:t>
                                  </w:r>
                                </w:p>
                              </w:tc>
                            </w:tr>
                            <w:tr w:rsidR="00311578" w14:paraId="3A7A33F9" w14:textId="77777777" w:rsidTr="00FD546B">
                              <w:trPr>
                                <w:trHeight w:val="124"/>
                              </w:trPr>
                              <w:tc>
                                <w:tcPr>
                                  <w:tcW w:w="1137" w:type="dxa"/>
                                  <w:vAlign w:val="center"/>
                                </w:tcPr>
                                <w:p w14:paraId="18A6E1D8" w14:textId="77777777" w:rsidR="00311578" w:rsidRDefault="00311578" w:rsidP="00FD546B">
                                  <w:pPr>
                                    <w:jc w:val="center"/>
                                    <w:rPr>
                                      <w:rtl/>
                                      <w:lang w:eastAsia="en-GB"/>
                                    </w:rPr>
                                  </w:pPr>
                                  <w:r>
                                    <w:rPr>
                                      <w:rFonts w:hint="cs"/>
                                      <w:rtl/>
                                      <w:lang w:eastAsia="en-GB"/>
                                    </w:rPr>
                                    <w:t>% הצלחת חיזוי</w:t>
                                  </w:r>
                                </w:p>
                              </w:tc>
                              <w:tc>
                                <w:tcPr>
                                  <w:tcW w:w="807" w:type="dxa"/>
                                  <w:vAlign w:val="center"/>
                                </w:tcPr>
                                <w:p w14:paraId="5532CC66" w14:textId="77777777" w:rsidR="00311578" w:rsidRDefault="00311578" w:rsidP="00FD546B">
                                  <w:pPr>
                                    <w:jc w:val="center"/>
                                    <w:rPr>
                                      <w:rtl/>
                                      <w:lang w:eastAsia="en-GB"/>
                                    </w:rPr>
                                  </w:pPr>
                                </w:p>
                              </w:tc>
                              <w:tc>
                                <w:tcPr>
                                  <w:tcW w:w="931" w:type="dxa"/>
                                  <w:vAlign w:val="center"/>
                                </w:tcPr>
                                <w:p w14:paraId="18D846FD" w14:textId="77777777" w:rsidR="00311578" w:rsidRDefault="00311578" w:rsidP="00FD546B">
                                  <w:pPr>
                                    <w:jc w:val="center"/>
                                    <w:rPr>
                                      <w:rtl/>
                                      <w:lang w:eastAsia="en-GB"/>
                                    </w:rPr>
                                  </w:pPr>
                                  <w:r>
                                    <w:rPr>
                                      <w:lang w:eastAsia="en-GB"/>
                                    </w:rPr>
                                    <w:t>52%</w:t>
                                  </w:r>
                                </w:p>
                              </w:tc>
                              <w:tc>
                                <w:tcPr>
                                  <w:tcW w:w="815" w:type="dxa"/>
                                  <w:vAlign w:val="center"/>
                                </w:tcPr>
                                <w:p w14:paraId="3C281AE6" w14:textId="77777777" w:rsidR="00311578" w:rsidRDefault="00311578" w:rsidP="00FD546B">
                                  <w:pPr>
                                    <w:jc w:val="center"/>
                                    <w:rPr>
                                      <w:rtl/>
                                      <w:lang w:eastAsia="en-GB"/>
                                    </w:rPr>
                                  </w:pPr>
                                  <w:r>
                                    <w:rPr>
                                      <w:lang w:eastAsia="en-GB"/>
                                    </w:rPr>
                                    <w:t>95%</w:t>
                                  </w:r>
                                </w:p>
                              </w:tc>
                              <w:tc>
                                <w:tcPr>
                                  <w:tcW w:w="744" w:type="dxa"/>
                                  <w:vAlign w:val="center"/>
                                </w:tcPr>
                                <w:p w14:paraId="699CABDD" w14:textId="77777777" w:rsidR="00311578" w:rsidRDefault="00311578" w:rsidP="00FD546B">
                                  <w:pPr>
                                    <w:jc w:val="center"/>
                                    <w:rPr>
                                      <w:rtl/>
                                      <w:lang w:eastAsia="en-GB"/>
                                    </w:rPr>
                                  </w:pPr>
                                  <w:r>
                                    <w:rPr>
                                      <w:lang w:eastAsia="en-GB"/>
                                    </w:rPr>
                                    <w:t>84%</w:t>
                                  </w:r>
                                </w:p>
                              </w:tc>
                            </w:tr>
                          </w:tbl>
                          <w:p w14:paraId="7D28A681" w14:textId="77777777" w:rsidR="00311578" w:rsidRPr="00742C95" w:rsidRDefault="00311578" w:rsidP="00311578">
                            <w:pPr>
                              <w:spacing w:after="160"/>
                              <w:rPr>
                                <w:rFonts w:ascii="Calibri" w:eastAsia="Times New Roman" w:hAnsi="Calibri" w:cs="Calibri"/>
                                <w:b w:val="0"/>
                                <w:bCs w:val="0"/>
                                <w:color w:val="000000"/>
                                <w:lang w:eastAsia="en-GB"/>
                              </w:rPr>
                            </w:pPr>
                          </w:p>
                        </w:tc>
                      </w:tr>
                    </w:tbl>
                    <w:p w14:paraId="2F653EED" w14:textId="77777777" w:rsidR="00311578" w:rsidRDefault="00311578"/>
                  </w:txbxContent>
                </v:textbox>
              </v:shape>
            </w:pict>
          </mc:Fallback>
        </mc:AlternateContent>
      </w:r>
      <w:r w:rsidR="00311578" w:rsidRPr="004367D7">
        <w:rPr>
          <w:rFonts w:cs="David"/>
          <w:noProof/>
          <w:lang w:val="en-GB" w:eastAsia="en-GB"/>
        </w:rPr>
        <w:drawing>
          <wp:anchor distT="0" distB="0" distL="114300" distR="114300" simplePos="0" relativeHeight="251700224" behindDoc="0" locked="0" layoutInCell="1" allowOverlap="1" wp14:anchorId="37C308BB" wp14:editId="766800DD">
            <wp:simplePos x="0" y="0"/>
            <wp:positionH relativeFrom="margin">
              <wp:posOffset>3028544</wp:posOffset>
            </wp:positionH>
            <wp:positionV relativeFrom="paragraph">
              <wp:posOffset>358572</wp:posOffset>
            </wp:positionV>
            <wp:extent cx="3124200" cy="2607945"/>
            <wp:effectExtent l="0" t="0" r="0" b="1905"/>
            <wp:wrapTopAndBottom/>
            <wp:docPr id="55" name="מציין מיקום תוכן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3"/>
                    <pic:cNvPicPr>
                      <a:picLocks noGrp="1"/>
                    </pic:cNvPicPr>
                  </pic:nvPicPr>
                  <pic:blipFill rotWithShape="1">
                    <a:blip r:embed="rId24">
                      <a:extLst>
                        <a:ext uri="{28A0092B-C50C-407E-A947-70E740481C1C}">
                          <a14:useLocalDpi xmlns:a14="http://schemas.microsoft.com/office/drawing/2010/main" val="0"/>
                        </a:ext>
                      </a:extLst>
                    </a:blip>
                    <a:srcRect t="3438" r="19864"/>
                    <a:stretch/>
                  </pic:blipFill>
                  <pic:spPr bwMode="auto">
                    <a:xfrm>
                      <a:off x="0" y="0"/>
                      <a:ext cx="3124200" cy="2607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1578">
        <w:rPr>
          <w:rtl/>
        </w:rPr>
        <w:br w:type="page"/>
      </w:r>
    </w:p>
    <w:p w14:paraId="46D81EEC" w14:textId="5D789E58" w:rsidR="00C06170" w:rsidRDefault="00C06170" w:rsidP="00C06170">
      <w:pPr>
        <w:pStyle w:val="3"/>
        <w:rPr>
          <w:rtl/>
        </w:rPr>
      </w:pPr>
      <w:bookmarkStart w:id="44" w:name="_Toc516221704"/>
      <w:r>
        <w:rPr>
          <w:rFonts w:hint="cs"/>
          <w:rtl/>
        </w:rPr>
        <w:lastRenderedPageBreak/>
        <w:t>מודל חיזוי ייחודי לקידוחי אלוני הבשן</w:t>
      </w:r>
      <w:bookmarkEnd w:id="44"/>
    </w:p>
    <w:p w14:paraId="6C272CC8" w14:textId="368D96EC" w:rsidR="00C06170" w:rsidRDefault="00C06170" w:rsidP="00C06170">
      <w:pPr>
        <w:rPr>
          <w:rtl/>
        </w:rPr>
      </w:pPr>
      <w:r w:rsidRPr="00673143">
        <w:rPr>
          <w:rFonts w:cs="David"/>
          <w:noProof/>
          <w:rtl/>
          <w:lang w:val="en-GB" w:eastAsia="en-GB"/>
        </w:rPr>
        <mc:AlternateContent>
          <mc:Choice Requires="wps">
            <w:drawing>
              <wp:anchor distT="0" distB="0" distL="114300" distR="114300" simplePos="0" relativeHeight="251703296" behindDoc="0" locked="0" layoutInCell="1" allowOverlap="1" wp14:anchorId="3B85677D" wp14:editId="29643A42">
                <wp:simplePos x="0" y="0"/>
                <wp:positionH relativeFrom="margin">
                  <wp:posOffset>2593340</wp:posOffset>
                </wp:positionH>
                <wp:positionV relativeFrom="paragraph">
                  <wp:posOffset>4521200</wp:posOffset>
                </wp:positionV>
                <wp:extent cx="3413125" cy="2289175"/>
                <wp:effectExtent l="0" t="0" r="0" b="0"/>
                <wp:wrapTopAndBottom/>
                <wp:docPr id="61" name="תיבת טקסט 61"/>
                <wp:cNvGraphicFramePr/>
                <a:graphic xmlns:a="http://schemas.openxmlformats.org/drawingml/2006/main">
                  <a:graphicData uri="http://schemas.microsoft.com/office/word/2010/wordprocessingShape">
                    <wps:wsp>
                      <wps:cNvSpPr txBox="1"/>
                      <wps:spPr>
                        <a:xfrm>
                          <a:off x="0" y="0"/>
                          <a:ext cx="3413125" cy="2289175"/>
                        </a:xfrm>
                        <a:prstGeom prst="rect">
                          <a:avLst/>
                        </a:prstGeom>
                        <a:solidFill>
                          <a:prstClr val="white"/>
                        </a:solidFill>
                        <a:ln>
                          <a:noFill/>
                        </a:ln>
                        <a:effectLst/>
                      </wps:spPr>
                      <wps:txbx>
                        <w:txbxContent>
                          <w:p w14:paraId="15690A75" w14:textId="77777777" w:rsidR="00C06170" w:rsidRDefault="00C06170" w:rsidP="00BB6C41">
                            <w:pPr>
                              <w:rPr>
                                <w:rtl/>
                              </w:rPr>
                            </w:pPr>
                            <w:r w:rsidRPr="00A701EE">
                              <w:rPr>
                                <w:u w:val="single"/>
                                <w:rtl/>
                              </w:rPr>
                              <w:t xml:space="preserve">איור </w:t>
                            </w:r>
                            <w:r>
                              <w:rPr>
                                <w:rFonts w:hint="cs"/>
                                <w:u w:val="single"/>
                                <w:rtl/>
                              </w:rPr>
                              <w:t>6.</w:t>
                            </w:r>
                            <w:r w:rsidRPr="00A701EE">
                              <w:rPr>
                                <w:rFonts w:hint="cs"/>
                                <w:rtl/>
                              </w:rPr>
                              <w:t xml:space="preserve"> מודל </w:t>
                            </w:r>
                            <w:r w:rsidRPr="00A701EE">
                              <w:rPr>
                                <w:rFonts w:hint="cs"/>
                              </w:rPr>
                              <w:t>PLS</w:t>
                            </w:r>
                            <w:r w:rsidRPr="00A701EE">
                              <w:rPr>
                                <w:rFonts w:hint="cs"/>
                                <w:rtl/>
                              </w:rPr>
                              <w:t xml:space="preserve"> לזיהוי חיידקים </w:t>
                            </w:r>
                            <w:r>
                              <w:rPr>
                                <w:rFonts w:hint="cs"/>
                                <w:rtl/>
                              </w:rPr>
                              <w:t xml:space="preserve">בבארות אלוני הבשן 5+8 </w:t>
                            </w:r>
                            <w:r w:rsidRPr="00A701EE">
                              <w:rPr>
                                <w:rFonts w:hint="cs"/>
                                <w:rtl/>
                              </w:rPr>
                              <w:t xml:space="preserve">לפי מטריצות עירור/פליטה. בגרף ניתן לראות את הערכים החזויים ע"י המודל לעומת הערכים האמיתיים. מספר הדוגמאות שהוכללו בהכנת המודל היה </w:t>
                            </w:r>
                            <w:r>
                              <w:rPr>
                                <w:rFonts w:hint="cs"/>
                                <w:rtl/>
                              </w:rPr>
                              <w:t>34</w:t>
                            </w:r>
                            <w:r w:rsidRPr="00A701EE">
                              <w:rPr>
                                <w:rFonts w:hint="cs"/>
                                <w:rtl/>
                              </w:rPr>
                              <w:t xml:space="preserve">. המודל כולל תהליך של </w:t>
                            </w:r>
                            <w:r w:rsidRPr="00A701EE">
                              <w:t>Scaling, Centering</w:t>
                            </w:r>
                            <w:r w:rsidRPr="00A701EE">
                              <w:rPr>
                                <w:rFonts w:hint="cs"/>
                                <w:rtl/>
                              </w:rPr>
                              <w:t xml:space="preserve"> ונרמול עוצמת העירור לערכי עירור ראמאן באורך גל עירור/פליטה 275/305.</w:t>
                            </w:r>
                          </w:p>
                          <w:p w14:paraId="79C2EB04" w14:textId="77777777" w:rsidR="00C06170" w:rsidRPr="006A3AC6" w:rsidRDefault="00C06170" w:rsidP="00BB6C41">
                            <w:pPr>
                              <w:rPr>
                                <w:rtl/>
                              </w:rPr>
                            </w:pPr>
                            <w:r>
                              <w:rPr>
                                <w:rFonts w:hint="cs"/>
                                <w:rtl/>
                              </w:rPr>
                              <w:t>מסומנות ב-</w:t>
                            </w:r>
                            <w:r>
                              <w:rPr>
                                <w:rFonts w:hint="cs"/>
                              </w:rPr>
                              <w:t>X</w:t>
                            </w:r>
                            <w:r>
                              <w:rPr>
                                <w:rFonts w:hint="cs"/>
                                <w:rtl/>
                              </w:rPr>
                              <w:t xml:space="preserve"> דוגמאות שהחיזוי בהן אינו נכון לפי סף גילוי חיידקים של </w:t>
                            </w:r>
                            <w:r>
                              <w:t>80</w:t>
                            </w:r>
                            <w:r>
                              <w:rPr>
                                <w:rFonts w:hint="cs"/>
                                <w:rtl/>
                              </w:rPr>
                              <w:t xml:space="preserve"> </w:t>
                            </w:r>
                            <w:r>
                              <w:t>CFU/ml</w:t>
                            </w:r>
                            <w:r>
                              <w:rPr>
                                <w:rFonts w:hint="cs"/>
                                <w:rtl/>
                              </w:rPr>
                              <w:t xml:space="preserve">. </w:t>
                            </w:r>
                            <w:r>
                              <w:t>P&lt;0.05</w:t>
                            </w:r>
                            <w:r>
                              <w:rPr>
                                <w:rFonts w:hint="cs"/>
                                <w:rtl/>
                              </w:rPr>
                              <w:t xml:space="preserve"> רגרסיה.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5677D" id="תיבת טקסט 61" o:spid="_x0000_s1041" type="#_x0000_t202" style="position:absolute;left:0;text-align:left;margin-left:204.2pt;margin-top:356pt;width:268.75pt;height:180.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" stroked="f">
                <v:textbox inset="0,0,0,0">
                  <w:txbxContent>
                    <w:p w14:paraId="15690A75" w14:textId="77777777" w:rsidR="00C06170" w:rsidRDefault="00C06170" w:rsidP="00BB6C41">
                      <w:pPr>
                        <w:rPr>
                          <w:rtl/>
                        </w:rPr>
                      </w:pPr>
                      <w:r w:rsidRPr="00A701EE">
                        <w:rPr>
                          <w:u w:val="single"/>
                          <w:rtl/>
                        </w:rPr>
                        <w:t xml:space="preserve">איור </w:t>
                      </w:r>
                      <w:r>
                        <w:rPr>
                          <w:rFonts w:hint="cs"/>
                          <w:u w:val="single"/>
                          <w:rtl/>
                        </w:rPr>
                        <w:t>6.</w:t>
                      </w:r>
                      <w:r w:rsidRPr="00A701EE">
                        <w:rPr>
                          <w:rFonts w:hint="cs"/>
                          <w:rtl/>
                        </w:rPr>
                        <w:t xml:space="preserve"> מודל </w:t>
                      </w:r>
                      <w:r w:rsidRPr="00A701EE">
                        <w:rPr>
                          <w:rFonts w:hint="cs"/>
                        </w:rPr>
                        <w:t>PLS</w:t>
                      </w:r>
                      <w:r w:rsidRPr="00A701EE">
                        <w:rPr>
                          <w:rFonts w:hint="cs"/>
                          <w:rtl/>
                        </w:rPr>
                        <w:t xml:space="preserve"> לזיהוי חיידקים </w:t>
                      </w:r>
                      <w:r>
                        <w:rPr>
                          <w:rFonts w:hint="cs"/>
                          <w:rtl/>
                        </w:rPr>
                        <w:t xml:space="preserve">בבארות אלוני הבשן 5+8 </w:t>
                      </w:r>
                      <w:r w:rsidRPr="00A701EE">
                        <w:rPr>
                          <w:rFonts w:hint="cs"/>
                          <w:rtl/>
                        </w:rPr>
                        <w:t xml:space="preserve">לפי מטריצות עירור/פליטה. בגרף ניתן לראות את הערכים החזויים ע"י המודל לעומת הערכים </w:t>
                      </w:r>
                      <w:proofErr w:type="spellStart"/>
                      <w:r w:rsidRPr="00A701EE">
                        <w:rPr>
                          <w:rFonts w:hint="cs"/>
                          <w:rtl/>
                        </w:rPr>
                        <w:t>האמיתיים</w:t>
                      </w:r>
                      <w:proofErr w:type="spellEnd"/>
                      <w:r w:rsidRPr="00A701EE">
                        <w:rPr>
                          <w:rFonts w:hint="cs"/>
                          <w:rtl/>
                        </w:rPr>
                        <w:t xml:space="preserve">. מספר הדוגמאות שהוכללו בהכנת המודל היה </w:t>
                      </w:r>
                      <w:r>
                        <w:rPr>
                          <w:rFonts w:hint="cs"/>
                          <w:rtl/>
                        </w:rPr>
                        <w:t>34</w:t>
                      </w:r>
                      <w:r w:rsidRPr="00A701EE">
                        <w:rPr>
                          <w:rFonts w:hint="cs"/>
                          <w:rtl/>
                        </w:rPr>
                        <w:t xml:space="preserve">. המודל כולל תהליך של </w:t>
                      </w:r>
                      <w:r w:rsidRPr="00A701EE">
                        <w:t>Scaling, Centering</w:t>
                      </w:r>
                      <w:r w:rsidRPr="00A701EE">
                        <w:rPr>
                          <w:rFonts w:hint="cs"/>
                          <w:rtl/>
                        </w:rPr>
                        <w:t xml:space="preserve"> ונרמול עוצמת העירור לערכי עירור </w:t>
                      </w:r>
                      <w:proofErr w:type="spellStart"/>
                      <w:r w:rsidRPr="00A701EE">
                        <w:rPr>
                          <w:rFonts w:hint="cs"/>
                          <w:rtl/>
                        </w:rPr>
                        <w:t>ראמאן</w:t>
                      </w:r>
                      <w:proofErr w:type="spellEnd"/>
                      <w:r w:rsidRPr="00A701EE">
                        <w:rPr>
                          <w:rFonts w:hint="cs"/>
                          <w:rtl/>
                        </w:rPr>
                        <w:t xml:space="preserve"> באורך גל עירור/פליטה 275/305.</w:t>
                      </w:r>
                    </w:p>
                    <w:p w14:paraId="79C2EB04" w14:textId="77777777" w:rsidR="00C06170" w:rsidRPr="006A3AC6" w:rsidRDefault="00C06170" w:rsidP="00BB6C41">
                      <w:pPr>
                        <w:rPr>
                          <w:rtl/>
                        </w:rPr>
                      </w:pPr>
                      <w:r>
                        <w:rPr>
                          <w:rFonts w:hint="cs"/>
                          <w:rtl/>
                        </w:rPr>
                        <w:t>מסומנות ב-</w:t>
                      </w:r>
                      <w:r>
                        <w:rPr>
                          <w:rFonts w:hint="cs"/>
                        </w:rPr>
                        <w:t>X</w:t>
                      </w:r>
                      <w:r>
                        <w:rPr>
                          <w:rFonts w:hint="cs"/>
                          <w:rtl/>
                        </w:rPr>
                        <w:t xml:space="preserve"> דוגמאות שהחיזוי בהן אינו נכון לפי סף גילוי חיידקים של </w:t>
                      </w:r>
                      <w:r>
                        <w:t>80</w:t>
                      </w:r>
                      <w:r>
                        <w:rPr>
                          <w:rFonts w:hint="cs"/>
                          <w:rtl/>
                        </w:rPr>
                        <w:t xml:space="preserve"> </w:t>
                      </w:r>
                      <w:r>
                        <w:t>CFU/ml</w:t>
                      </w:r>
                      <w:r>
                        <w:rPr>
                          <w:rFonts w:hint="cs"/>
                          <w:rtl/>
                        </w:rPr>
                        <w:t xml:space="preserve">. </w:t>
                      </w:r>
                      <w:r>
                        <w:t>P&lt;0.05</w:t>
                      </w:r>
                      <w:r>
                        <w:rPr>
                          <w:rFonts w:hint="cs"/>
                          <w:rtl/>
                        </w:rPr>
                        <w:t xml:space="preserve"> רגרסיה.</w:t>
                      </w:r>
                    </w:p>
                  </w:txbxContent>
                </v:textbox>
                <w10:wrap type="topAndBottom" anchorx="margin"/>
              </v:shape>
            </w:pict>
          </mc:Fallback>
        </mc:AlternateContent>
      </w:r>
      <w:r>
        <w:rPr>
          <w:rFonts w:cs="Arial"/>
          <w:noProof/>
          <w:rtl/>
          <w:lang w:val="en-GB" w:eastAsia="en-GB"/>
        </w:rPr>
        <mc:AlternateContent>
          <mc:Choice Requires="wps">
            <w:drawing>
              <wp:anchor distT="0" distB="0" distL="114300" distR="114300" simplePos="0" relativeHeight="251705344" behindDoc="0" locked="0" layoutInCell="1" allowOverlap="1" wp14:anchorId="7597610D" wp14:editId="27EAFE68">
                <wp:simplePos x="0" y="0"/>
                <wp:positionH relativeFrom="column">
                  <wp:posOffset>-514909</wp:posOffset>
                </wp:positionH>
                <wp:positionV relativeFrom="paragraph">
                  <wp:posOffset>1624076</wp:posOffset>
                </wp:positionV>
                <wp:extent cx="2896819" cy="4498848"/>
                <wp:effectExtent l="0" t="0" r="18415" b="16510"/>
                <wp:wrapNone/>
                <wp:docPr id="63" name="תיבת טקסט 63"/>
                <wp:cNvGraphicFramePr/>
                <a:graphic xmlns:a="http://schemas.openxmlformats.org/drawingml/2006/main">
                  <a:graphicData uri="http://schemas.microsoft.com/office/word/2010/wordprocessingShape">
                    <wps:wsp>
                      <wps:cNvSpPr txBox="1"/>
                      <wps:spPr>
                        <a:xfrm>
                          <a:off x="0" y="0"/>
                          <a:ext cx="2896819" cy="44988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4-3"/>
                              <w:tblW w:w="4321" w:type="dxa"/>
                              <w:tblLook w:val="04A0" w:firstRow="1" w:lastRow="0" w:firstColumn="1" w:lastColumn="0" w:noHBand="0" w:noVBand="1"/>
                            </w:tblPr>
                            <w:tblGrid>
                              <w:gridCol w:w="4321"/>
                            </w:tblGrid>
                            <w:tr w:rsidR="00C06170" w:rsidRPr="00784BF4" w14:paraId="1349D8CF" w14:textId="77777777" w:rsidTr="003A027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noWrap/>
                                </w:tcPr>
                                <w:p w14:paraId="1908FCA9" w14:textId="77777777" w:rsidR="00C06170" w:rsidRDefault="00C06170" w:rsidP="00C06170">
                                  <w:pPr>
                                    <w:spacing w:after="160"/>
                                    <w:rPr>
                                      <w:rFonts w:cs="David"/>
                                      <w:b w:val="0"/>
                                      <w:bCs w:val="0"/>
                                      <w:color w:val="auto"/>
                                      <w:rtl/>
                                    </w:rPr>
                                  </w:pPr>
                                  <w:r>
                                    <w:rPr>
                                      <w:rFonts w:cs="David" w:hint="cs"/>
                                      <w:b w:val="0"/>
                                      <w:bCs w:val="0"/>
                                      <w:color w:val="auto"/>
                                      <w:u w:val="single"/>
                                      <w:rtl/>
                                    </w:rPr>
                                    <w:t xml:space="preserve">טבלה 4. </w:t>
                                  </w:r>
                                </w:p>
                                <w:p w14:paraId="08D1B0B2" w14:textId="77777777" w:rsidR="00C06170" w:rsidRPr="00BB6C41" w:rsidRDefault="00C06170" w:rsidP="00BB6C41">
                                  <w:pPr>
                                    <w:rPr>
                                      <w:b w:val="0"/>
                                      <w:bCs w:val="0"/>
                                      <w:color w:val="auto"/>
                                      <w:rtl/>
                                      <w:lang w:val="en-US"/>
                                    </w:rPr>
                                  </w:pPr>
                                  <w:r w:rsidRPr="00BB6C41">
                                    <w:rPr>
                                      <w:rFonts w:hint="cs"/>
                                      <w:b w:val="0"/>
                                      <w:bCs w:val="0"/>
                                      <w:color w:val="auto"/>
                                      <w:rtl/>
                                    </w:rPr>
                                    <w:t xml:space="preserve">תוצאות חיזוי מודל ספציפי לבארות אלוני הבשן. </w:t>
                                  </w:r>
                                  <w:r w:rsidRPr="00BB6C41">
                                    <w:rPr>
                                      <w:rFonts w:hint="cs"/>
                                      <w:b w:val="0"/>
                                      <w:bCs w:val="0"/>
                                      <w:color w:val="auto"/>
                                      <w:rtl/>
                                      <w:lang w:val="en-US"/>
                                    </w:rPr>
                                    <w:t>מדד הצלחה (</w:t>
                                  </w:r>
                                  <w:r w:rsidRPr="00BB6C41">
                                    <w:rPr>
                                      <w:b w:val="0"/>
                                      <w:bCs w:val="0"/>
                                      <w:color w:val="auto"/>
                                      <w:lang w:val="en-US"/>
                                    </w:rPr>
                                    <w:t>Cohen’s Kappa</w:t>
                                  </w:r>
                                  <w:r w:rsidRPr="00BB6C41">
                                    <w:rPr>
                                      <w:rFonts w:hint="cs"/>
                                      <w:b w:val="0"/>
                                      <w:bCs w:val="0"/>
                                      <w:color w:val="auto"/>
                                      <w:rtl/>
                                      <w:lang w:val="en-US"/>
                                    </w:rPr>
                                    <w:t>) = 0.7 כלומר הצלחה "ניכרת" (</w:t>
                                  </w:r>
                                  <w:r w:rsidRPr="00BB6C41">
                                    <w:rPr>
                                      <w:b w:val="0"/>
                                      <w:bCs w:val="0"/>
                                      <w:color w:val="auto"/>
                                      <w:lang w:val="en-US"/>
                                    </w:rPr>
                                    <w:t>Landis and Koch</w:t>
                                  </w:r>
                                  <w:r w:rsidRPr="00BB6C41">
                                    <w:rPr>
                                      <w:rFonts w:hint="cs"/>
                                      <w:b w:val="0"/>
                                      <w:bCs w:val="0"/>
                                      <w:color w:val="auto"/>
                                      <w:rtl/>
                                      <w:lang w:val="en-US"/>
                                    </w:rPr>
                                    <w:t xml:space="preserve">). </w:t>
                                  </w:r>
                                  <w:r w:rsidRPr="00BB6C41">
                                    <w:rPr>
                                      <w:b w:val="0"/>
                                      <w:bCs w:val="0"/>
                                      <w:color w:val="auto"/>
                                      <w:lang w:val="en-US"/>
                                    </w:rPr>
                                    <w:t>N=33</w:t>
                                  </w:r>
                                  <w:r w:rsidRPr="00BB6C41">
                                    <w:rPr>
                                      <w:rFonts w:hint="cs"/>
                                      <w:b w:val="0"/>
                                      <w:bCs w:val="0"/>
                                      <w:color w:val="auto"/>
                                      <w:rtl/>
                                      <w:lang w:val="en-US"/>
                                    </w:rPr>
                                    <w:t>.</w:t>
                                  </w:r>
                                </w:p>
                                <w:tbl>
                                  <w:tblPr>
                                    <w:tblStyle w:val="a9"/>
                                    <w:bidiVisual/>
                                    <w:tblW w:w="4095" w:type="dxa"/>
                                    <w:jc w:val="center"/>
                                    <w:tblLook w:val="04A0" w:firstRow="1" w:lastRow="0" w:firstColumn="1" w:lastColumn="0" w:noHBand="0" w:noVBand="1"/>
                                  </w:tblPr>
                                  <w:tblGrid>
                                    <w:gridCol w:w="1102"/>
                                    <w:gridCol w:w="714"/>
                                    <w:gridCol w:w="838"/>
                                    <w:gridCol w:w="744"/>
                                    <w:gridCol w:w="697"/>
                                  </w:tblGrid>
                                  <w:tr w:rsidR="00C06170" w14:paraId="5F7502BB" w14:textId="77777777" w:rsidTr="00BB6C41">
                                    <w:trPr>
                                      <w:trHeight w:val="137"/>
                                      <w:jc w:val="center"/>
                                    </w:trPr>
                                    <w:tc>
                                      <w:tcPr>
                                        <w:tcW w:w="1202" w:type="dxa"/>
                                        <w:vAlign w:val="center"/>
                                      </w:tcPr>
                                      <w:p w14:paraId="6F745336" w14:textId="77777777" w:rsidR="00C06170" w:rsidRDefault="00C06170" w:rsidP="00BB6C41">
                                        <w:pPr>
                                          <w:jc w:val="center"/>
                                          <w:rPr>
                                            <w:rtl/>
                                            <w:lang w:eastAsia="en-GB"/>
                                          </w:rPr>
                                        </w:pPr>
                                      </w:p>
                                    </w:tc>
                                    <w:tc>
                                      <w:tcPr>
                                        <w:tcW w:w="2893" w:type="dxa"/>
                                        <w:gridSpan w:val="4"/>
                                        <w:vAlign w:val="center"/>
                                      </w:tcPr>
                                      <w:p w14:paraId="5CA92172" w14:textId="77777777" w:rsidR="00C06170" w:rsidRPr="000D0E44" w:rsidRDefault="00C06170" w:rsidP="00BB6C41">
                                        <w:pPr>
                                          <w:jc w:val="center"/>
                                          <w:rPr>
                                            <w:b/>
                                            <w:bCs/>
                                            <w:rtl/>
                                            <w:lang w:eastAsia="en-GB"/>
                                          </w:rPr>
                                        </w:pPr>
                                        <w:r w:rsidRPr="000D0E44">
                                          <w:rPr>
                                            <w:rFonts w:hint="cs"/>
                                            <w:b/>
                                            <w:bCs/>
                                            <w:rtl/>
                                            <w:lang w:eastAsia="en-GB"/>
                                          </w:rPr>
                                          <w:t>ריכוז חיידקים אמיתי</w:t>
                                        </w:r>
                                      </w:p>
                                    </w:tc>
                                  </w:tr>
                                  <w:tr w:rsidR="00BB6C41" w14:paraId="444918EE" w14:textId="77777777" w:rsidTr="00BB6C41">
                                    <w:trPr>
                                      <w:trHeight w:val="137"/>
                                      <w:jc w:val="center"/>
                                    </w:trPr>
                                    <w:tc>
                                      <w:tcPr>
                                        <w:tcW w:w="1202" w:type="dxa"/>
                                        <w:vMerge w:val="restart"/>
                                        <w:vAlign w:val="center"/>
                                      </w:tcPr>
                                      <w:p w14:paraId="26F6A47D" w14:textId="77777777" w:rsidR="00C06170" w:rsidRPr="000D0E44" w:rsidRDefault="00C06170" w:rsidP="00BB6C41">
                                        <w:pPr>
                                          <w:jc w:val="center"/>
                                          <w:rPr>
                                            <w:b/>
                                            <w:bCs/>
                                            <w:rtl/>
                                            <w:lang w:eastAsia="en-GB"/>
                                          </w:rPr>
                                        </w:pPr>
                                        <w:r w:rsidRPr="000D0E44">
                                          <w:rPr>
                                            <w:rFonts w:hint="cs"/>
                                            <w:b/>
                                            <w:bCs/>
                                            <w:rtl/>
                                            <w:lang w:eastAsia="en-GB"/>
                                          </w:rPr>
                                          <w:t>ריכוז חיידקים לפי מודל חיזוי</w:t>
                                        </w:r>
                                      </w:p>
                                    </w:tc>
                                    <w:tc>
                                      <w:tcPr>
                                        <w:tcW w:w="503" w:type="dxa"/>
                                        <w:vAlign w:val="center"/>
                                      </w:tcPr>
                                      <w:p w14:paraId="5F11201B" w14:textId="77777777" w:rsidR="00C06170" w:rsidRDefault="00C06170" w:rsidP="00BB6C41">
                                        <w:pPr>
                                          <w:jc w:val="center"/>
                                          <w:rPr>
                                            <w:rtl/>
                                            <w:lang w:eastAsia="en-GB"/>
                                          </w:rPr>
                                        </w:pPr>
                                      </w:p>
                                    </w:tc>
                                    <w:tc>
                                      <w:tcPr>
                                        <w:tcW w:w="933" w:type="dxa"/>
                                        <w:vAlign w:val="center"/>
                                      </w:tcPr>
                                      <w:p w14:paraId="2F099DB3" w14:textId="77777777" w:rsidR="00C06170" w:rsidRPr="000D0E44" w:rsidRDefault="00C06170" w:rsidP="00BB6C41">
                                        <w:pPr>
                                          <w:jc w:val="center"/>
                                          <w:rPr>
                                            <w:b/>
                                            <w:bCs/>
                                            <w:rtl/>
                                            <w:lang w:eastAsia="en-GB"/>
                                          </w:rPr>
                                        </w:pPr>
                                        <w:r w:rsidRPr="000D0E44">
                                          <w:rPr>
                                            <w:rFonts w:hint="cs"/>
                                            <w:b/>
                                            <w:bCs/>
                                            <w:rtl/>
                                            <w:lang w:eastAsia="en-GB"/>
                                          </w:rPr>
                                          <w:t>מעל סף</w:t>
                                        </w:r>
                                      </w:p>
                                    </w:tc>
                                    <w:tc>
                                      <w:tcPr>
                                        <w:tcW w:w="759" w:type="dxa"/>
                                        <w:vAlign w:val="center"/>
                                      </w:tcPr>
                                      <w:p w14:paraId="1EF3B977" w14:textId="77777777" w:rsidR="00C06170" w:rsidRPr="000D0E44" w:rsidRDefault="00C06170" w:rsidP="00BB6C41">
                                        <w:pPr>
                                          <w:jc w:val="center"/>
                                          <w:rPr>
                                            <w:b/>
                                            <w:bCs/>
                                            <w:rtl/>
                                            <w:lang w:eastAsia="en-GB"/>
                                          </w:rPr>
                                        </w:pPr>
                                        <w:r w:rsidRPr="000D0E44">
                                          <w:rPr>
                                            <w:rFonts w:hint="cs"/>
                                            <w:b/>
                                            <w:bCs/>
                                            <w:rtl/>
                                            <w:lang w:eastAsia="en-GB"/>
                                          </w:rPr>
                                          <w:t>מתחת לסף</w:t>
                                        </w:r>
                                      </w:p>
                                    </w:tc>
                                    <w:tc>
                                      <w:tcPr>
                                        <w:tcW w:w="698" w:type="dxa"/>
                                        <w:vAlign w:val="center"/>
                                      </w:tcPr>
                                      <w:p w14:paraId="071ED11E" w14:textId="77777777" w:rsidR="00C06170" w:rsidRPr="000D0E44" w:rsidRDefault="00C06170" w:rsidP="00BB6C41">
                                        <w:pPr>
                                          <w:jc w:val="center"/>
                                          <w:rPr>
                                            <w:b/>
                                            <w:bCs/>
                                            <w:rtl/>
                                            <w:lang w:eastAsia="en-GB"/>
                                          </w:rPr>
                                        </w:pPr>
                                        <w:r w:rsidRPr="000D0E44">
                                          <w:rPr>
                                            <w:rFonts w:hint="cs"/>
                                            <w:b/>
                                            <w:bCs/>
                                            <w:rtl/>
                                            <w:lang w:eastAsia="en-GB"/>
                                          </w:rPr>
                                          <w:t>סה"כ</w:t>
                                        </w:r>
                                      </w:p>
                                    </w:tc>
                                  </w:tr>
                                  <w:tr w:rsidR="00BB6C41" w14:paraId="345C8B57" w14:textId="77777777" w:rsidTr="00BB6C41">
                                    <w:trPr>
                                      <w:trHeight w:val="142"/>
                                      <w:jc w:val="center"/>
                                    </w:trPr>
                                    <w:tc>
                                      <w:tcPr>
                                        <w:tcW w:w="1202" w:type="dxa"/>
                                        <w:vMerge/>
                                        <w:vAlign w:val="center"/>
                                      </w:tcPr>
                                      <w:p w14:paraId="434E42AB" w14:textId="77777777" w:rsidR="00C06170" w:rsidRDefault="00C06170" w:rsidP="00BB6C41">
                                        <w:pPr>
                                          <w:jc w:val="center"/>
                                          <w:rPr>
                                            <w:rtl/>
                                            <w:lang w:eastAsia="en-GB"/>
                                          </w:rPr>
                                        </w:pPr>
                                      </w:p>
                                    </w:tc>
                                    <w:tc>
                                      <w:tcPr>
                                        <w:tcW w:w="503" w:type="dxa"/>
                                        <w:vAlign w:val="center"/>
                                      </w:tcPr>
                                      <w:p w14:paraId="2C607CA7" w14:textId="77777777" w:rsidR="00C06170" w:rsidRPr="000D0E44" w:rsidRDefault="00C06170" w:rsidP="00BB6C41">
                                        <w:pPr>
                                          <w:jc w:val="center"/>
                                          <w:rPr>
                                            <w:b/>
                                            <w:bCs/>
                                            <w:rtl/>
                                            <w:lang w:eastAsia="en-GB"/>
                                          </w:rPr>
                                        </w:pPr>
                                        <w:r w:rsidRPr="000D0E44">
                                          <w:rPr>
                                            <w:rFonts w:hint="cs"/>
                                            <w:b/>
                                            <w:bCs/>
                                            <w:rtl/>
                                            <w:lang w:eastAsia="en-GB"/>
                                          </w:rPr>
                                          <w:t>מעל סף</w:t>
                                        </w:r>
                                      </w:p>
                                    </w:tc>
                                    <w:tc>
                                      <w:tcPr>
                                        <w:tcW w:w="933" w:type="dxa"/>
                                        <w:vAlign w:val="center"/>
                                      </w:tcPr>
                                      <w:p w14:paraId="0C9AE70A" w14:textId="77777777" w:rsidR="00C06170" w:rsidRPr="009B6F04" w:rsidRDefault="00C06170" w:rsidP="00BB6C41">
                                        <w:pPr>
                                          <w:jc w:val="center"/>
                                          <w:rPr>
                                            <w:rtl/>
                                            <w:lang w:eastAsia="en-GB"/>
                                          </w:rPr>
                                        </w:pPr>
                                        <w:r w:rsidRPr="009B6F04">
                                          <w:rPr>
                                            <w:rFonts w:hint="cs"/>
                                            <w:rtl/>
                                            <w:lang w:eastAsia="en-GB"/>
                                          </w:rPr>
                                          <w:t>11</w:t>
                                        </w:r>
                                      </w:p>
                                    </w:tc>
                                    <w:tc>
                                      <w:tcPr>
                                        <w:tcW w:w="759" w:type="dxa"/>
                                        <w:vAlign w:val="center"/>
                                      </w:tcPr>
                                      <w:p w14:paraId="2D9E3257" w14:textId="77777777" w:rsidR="00C06170" w:rsidRPr="009B6F04" w:rsidRDefault="00C06170" w:rsidP="00BB6C41">
                                        <w:pPr>
                                          <w:jc w:val="center"/>
                                          <w:rPr>
                                            <w:rtl/>
                                            <w:lang w:eastAsia="en-GB"/>
                                          </w:rPr>
                                        </w:pPr>
                                        <w:r w:rsidRPr="009B6F04">
                                          <w:rPr>
                                            <w:rFonts w:hint="cs"/>
                                            <w:rtl/>
                                            <w:lang w:eastAsia="en-GB"/>
                                          </w:rPr>
                                          <w:t>2</w:t>
                                        </w:r>
                                      </w:p>
                                    </w:tc>
                                    <w:tc>
                                      <w:tcPr>
                                        <w:tcW w:w="698" w:type="dxa"/>
                                        <w:vAlign w:val="center"/>
                                      </w:tcPr>
                                      <w:p w14:paraId="28FE06ED" w14:textId="77777777" w:rsidR="00C06170" w:rsidRPr="009B6F04" w:rsidRDefault="00C06170" w:rsidP="00BB6C41">
                                        <w:pPr>
                                          <w:jc w:val="center"/>
                                          <w:rPr>
                                            <w:rtl/>
                                            <w:lang w:eastAsia="en-GB"/>
                                          </w:rPr>
                                        </w:pPr>
                                        <w:r w:rsidRPr="009B6F04">
                                          <w:rPr>
                                            <w:rFonts w:hint="cs"/>
                                            <w:rtl/>
                                            <w:lang w:eastAsia="en-GB"/>
                                          </w:rPr>
                                          <w:t>13</w:t>
                                        </w:r>
                                      </w:p>
                                    </w:tc>
                                  </w:tr>
                                  <w:tr w:rsidR="00BB6C41" w14:paraId="1599B173" w14:textId="77777777" w:rsidTr="00BB6C41">
                                    <w:trPr>
                                      <w:trHeight w:val="142"/>
                                      <w:jc w:val="center"/>
                                    </w:trPr>
                                    <w:tc>
                                      <w:tcPr>
                                        <w:tcW w:w="1202" w:type="dxa"/>
                                        <w:vMerge/>
                                        <w:vAlign w:val="center"/>
                                      </w:tcPr>
                                      <w:p w14:paraId="5D5A48E4" w14:textId="77777777" w:rsidR="00C06170" w:rsidRDefault="00C06170" w:rsidP="00BB6C41">
                                        <w:pPr>
                                          <w:jc w:val="center"/>
                                          <w:rPr>
                                            <w:rtl/>
                                            <w:lang w:eastAsia="en-GB"/>
                                          </w:rPr>
                                        </w:pPr>
                                      </w:p>
                                    </w:tc>
                                    <w:tc>
                                      <w:tcPr>
                                        <w:tcW w:w="503" w:type="dxa"/>
                                        <w:vAlign w:val="center"/>
                                      </w:tcPr>
                                      <w:p w14:paraId="6BAB4D2F" w14:textId="77777777" w:rsidR="00C06170" w:rsidRPr="000D0E44" w:rsidRDefault="00C06170" w:rsidP="00BB6C41">
                                        <w:pPr>
                                          <w:jc w:val="center"/>
                                          <w:rPr>
                                            <w:b/>
                                            <w:bCs/>
                                            <w:rtl/>
                                            <w:lang w:eastAsia="en-GB"/>
                                          </w:rPr>
                                        </w:pPr>
                                        <w:r w:rsidRPr="000D0E44">
                                          <w:rPr>
                                            <w:rFonts w:hint="cs"/>
                                            <w:b/>
                                            <w:bCs/>
                                            <w:rtl/>
                                            <w:lang w:eastAsia="en-GB"/>
                                          </w:rPr>
                                          <w:t>מתחת לסף</w:t>
                                        </w:r>
                                      </w:p>
                                    </w:tc>
                                    <w:tc>
                                      <w:tcPr>
                                        <w:tcW w:w="933" w:type="dxa"/>
                                        <w:vAlign w:val="center"/>
                                      </w:tcPr>
                                      <w:p w14:paraId="25BCF5AB" w14:textId="77777777" w:rsidR="00C06170" w:rsidRPr="009B6F04" w:rsidRDefault="00C06170" w:rsidP="00BB6C41">
                                        <w:pPr>
                                          <w:jc w:val="center"/>
                                          <w:rPr>
                                            <w:rtl/>
                                            <w:lang w:eastAsia="en-GB"/>
                                          </w:rPr>
                                        </w:pPr>
                                        <w:r>
                                          <w:rPr>
                                            <w:lang w:eastAsia="en-GB"/>
                                          </w:rPr>
                                          <w:t>2</w:t>
                                        </w:r>
                                      </w:p>
                                    </w:tc>
                                    <w:tc>
                                      <w:tcPr>
                                        <w:tcW w:w="759" w:type="dxa"/>
                                        <w:vAlign w:val="center"/>
                                      </w:tcPr>
                                      <w:p w14:paraId="5D2962AF" w14:textId="77777777" w:rsidR="00C06170" w:rsidRPr="009B6F04" w:rsidRDefault="00C06170" w:rsidP="00BB6C41">
                                        <w:pPr>
                                          <w:jc w:val="center"/>
                                          <w:rPr>
                                            <w:rtl/>
                                            <w:lang w:eastAsia="en-GB"/>
                                          </w:rPr>
                                        </w:pPr>
                                        <w:r w:rsidRPr="009B6F04">
                                          <w:rPr>
                                            <w:rFonts w:hint="cs"/>
                                            <w:rtl/>
                                            <w:lang w:eastAsia="en-GB"/>
                                          </w:rPr>
                                          <w:t>19</w:t>
                                        </w:r>
                                      </w:p>
                                    </w:tc>
                                    <w:tc>
                                      <w:tcPr>
                                        <w:tcW w:w="698" w:type="dxa"/>
                                        <w:vAlign w:val="center"/>
                                      </w:tcPr>
                                      <w:p w14:paraId="17BBAAF2" w14:textId="77777777" w:rsidR="00C06170" w:rsidRPr="009B6F04" w:rsidRDefault="00C06170" w:rsidP="00BB6C41">
                                        <w:pPr>
                                          <w:jc w:val="center"/>
                                          <w:rPr>
                                            <w:rtl/>
                                            <w:lang w:eastAsia="en-GB"/>
                                          </w:rPr>
                                        </w:pPr>
                                        <w:r w:rsidRPr="009B6F04">
                                          <w:rPr>
                                            <w:rFonts w:hint="cs"/>
                                            <w:rtl/>
                                            <w:lang w:eastAsia="en-GB"/>
                                          </w:rPr>
                                          <w:t>2</w:t>
                                        </w:r>
                                        <w:r>
                                          <w:rPr>
                                            <w:rFonts w:hint="cs"/>
                                            <w:rtl/>
                                            <w:lang w:eastAsia="en-GB"/>
                                          </w:rPr>
                                          <w:t>1</w:t>
                                        </w:r>
                                      </w:p>
                                    </w:tc>
                                  </w:tr>
                                  <w:tr w:rsidR="00BB6C41" w14:paraId="38D6B283" w14:textId="77777777" w:rsidTr="00BB6C41">
                                    <w:trPr>
                                      <w:trHeight w:val="142"/>
                                      <w:jc w:val="center"/>
                                    </w:trPr>
                                    <w:tc>
                                      <w:tcPr>
                                        <w:tcW w:w="1202" w:type="dxa"/>
                                        <w:vMerge/>
                                        <w:vAlign w:val="center"/>
                                      </w:tcPr>
                                      <w:p w14:paraId="443950B5" w14:textId="77777777" w:rsidR="00C06170" w:rsidRDefault="00C06170" w:rsidP="00BB6C41">
                                        <w:pPr>
                                          <w:jc w:val="center"/>
                                          <w:rPr>
                                            <w:rtl/>
                                            <w:lang w:eastAsia="en-GB"/>
                                          </w:rPr>
                                        </w:pPr>
                                      </w:p>
                                    </w:tc>
                                    <w:tc>
                                      <w:tcPr>
                                        <w:tcW w:w="503" w:type="dxa"/>
                                        <w:vAlign w:val="center"/>
                                      </w:tcPr>
                                      <w:p w14:paraId="65DA17FA" w14:textId="77777777" w:rsidR="00C06170" w:rsidRPr="000D0E44" w:rsidRDefault="00C06170" w:rsidP="00BB6C41">
                                        <w:pPr>
                                          <w:jc w:val="center"/>
                                          <w:rPr>
                                            <w:b/>
                                            <w:bCs/>
                                            <w:rtl/>
                                            <w:lang w:eastAsia="en-GB"/>
                                          </w:rPr>
                                        </w:pPr>
                                        <w:r w:rsidRPr="000D0E44">
                                          <w:rPr>
                                            <w:rFonts w:hint="cs"/>
                                            <w:b/>
                                            <w:bCs/>
                                            <w:rtl/>
                                            <w:lang w:eastAsia="en-GB"/>
                                          </w:rPr>
                                          <w:t>סה"כ</w:t>
                                        </w:r>
                                      </w:p>
                                    </w:tc>
                                    <w:tc>
                                      <w:tcPr>
                                        <w:tcW w:w="933" w:type="dxa"/>
                                        <w:vAlign w:val="center"/>
                                      </w:tcPr>
                                      <w:p w14:paraId="7AD6C50F" w14:textId="77777777" w:rsidR="00C06170" w:rsidRPr="009B6F04" w:rsidRDefault="00C06170" w:rsidP="00BB6C41">
                                        <w:pPr>
                                          <w:jc w:val="center"/>
                                          <w:rPr>
                                            <w:rtl/>
                                            <w:lang w:eastAsia="en-GB"/>
                                          </w:rPr>
                                        </w:pPr>
                                        <w:r>
                                          <w:rPr>
                                            <w:lang w:eastAsia="en-GB"/>
                                          </w:rPr>
                                          <w:t>13</w:t>
                                        </w:r>
                                      </w:p>
                                    </w:tc>
                                    <w:tc>
                                      <w:tcPr>
                                        <w:tcW w:w="759" w:type="dxa"/>
                                        <w:vAlign w:val="center"/>
                                      </w:tcPr>
                                      <w:p w14:paraId="1C52B83A" w14:textId="77777777" w:rsidR="00C06170" w:rsidRPr="009B6F04" w:rsidRDefault="00C06170" w:rsidP="00BB6C41">
                                        <w:pPr>
                                          <w:jc w:val="center"/>
                                          <w:rPr>
                                            <w:rtl/>
                                            <w:lang w:eastAsia="en-GB"/>
                                          </w:rPr>
                                        </w:pPr>
                                        <w:r w:rsidRPr="009B6F04">
                                          <w:rPr>
                                            <w:rFonts w:hint="cs"/>
                                            <w:rtl/>
                                            <w:lang w:eastAsia="en-GB"/>
                                          </w:rPr>
                                          <w:t>21</w:t>
                                        </w:r>
                                      </w:p>
                                    </w:tc>
                                    <w:tc>
                                      <w:tcPr>
                                        <w:tcW w:w="698" w:type="dxa"/>
                                        <w:vAlign w:val="center"/>
                                      </w:tcPr>
                                      <w:p w14:paraId="2C725294" w14:textId="77777777" w:rsidR="00C06170" w:rsidRPr="009B6F04" w:rsidRDefault="00C06170" w:rsidP="00BB6C41">
                                        <w:pPr>
                                          <w:jc w:val="center"/>
                                          <w:rPr>
                                            <w:rtl/>
                                            <w:lang w:eastAsia="en-GB"/>
                                          </w:rPr>
                                        </w:pPr>
                                        <w:r>
                                          <w:rPr>
                                            <w:lang w:eastAsia="en-GB"/>
                                          </w:rPr>
                                          <w:t>34</w:t>
                                        </w:r>
                                      </w:p>
                                    </w:tc>
                                  </w:tr>
                                  <w:tr w:rsidR="00BB6C41" w14:paraId="25FEF049" w14:textId="77777777" w:rsidTr="00BB6C41">
                                    <w:trPr>
                                      <w:trHeight w:val="131"/>
                                      <w:jc w:val="center"/>
                                    </w:trPr>
                                    <w:tc>
                                      <w:tcPr>
                                        <w:tcW w:w="1202" w:type="dxa"/>
                                        <w:vAlign w:val="center"/>
                                      </w:tcPr>
                                      <w:p w14:paraId="1F8B0EA7" w14:textId="77777777" w:rsidR="00C06170" w:rsidRDefault="00C06170" w:rsidP="00BB6C41">
                                        <w:pPr>
                                          <w:jc w:val="center"/>
                                          <w:rPr>
                                            <w:rtl/>
                                            <w:lang w:eastAsia="en-GB"/>
                                          </w:rPr>
                                        </w:pPr>
                                        <w:r>
                                          <w:rPr>
                                            <w:rFonts w:hint="cs"/>
                                            <w:rtl/>
                                            <w:lang w:eastAsia="en-GB"/>
                                          </w:rPr>
                                          <w:t>% הצלחת חיזוי</w:t>
                                        </w:r>
                                      </w:p>
                                    </w:tc>
                                    <w:tc>
                                      <w:tcPr>
                                        <w:tcW w:w="503" w:type="dxa"/>
                                        <w:vAlign w:val="center"/>
                                      </w:tcPr>
                                      <w:p w14:paraId="34BDE5F3" w14:textId="77777777" w:rsidR="00C06170" w:rsidRDefault="00C06170" w:rsidP="00BB6C41">
                                        <w:pPr>
                                          <w:jc w:val="center"/>
                                          <w:rPr>
                                            <w:rtl/>
                                            <w:lang w:eastAsia="en-GB"/>
                                          </w:rPr>
                                        </w:pPr>
                                      </w:p>
                                    </w:tc>
                                    <w:tc>
                                      <w:tcPr>
                                        <w:tcW w:w="933" w:type="dxa"/>
                                        <w:vAlign w:val="center"/>
                                      </w:tcPr>
                                      <w:p w14:paraId="742B677A" w14:textId="77777777" w:rsidR="00C06170" w:rsidRDefault="00C06170" w:rsidP="00BB6C41">
                                        <w:pPr>
                                          <w:jc w:val="center"/>
                                          <w:rPr>
                                            <w:rtl/>
                                            <w:lang w:eastAsia="en-GB"/>
                                          </w:rPr>
                                        </w:pPr>
                                        <w:r>
                                          <w:rPr>
                                            <w:lang w:eastAsia="en-GB"/>
                                          </w:rPr>
                                          <w:t>85%</w:t>
                                        </w:r>
                                      </w:p>
                                    </w:tc>
                                    <w:tc>
                                      <w:tcPr>
                                        <w:tcW w:w="759" w:type="dxa"/>
                                        <w:vAlign w:val="center"/>
                                      </w:tcPr>
                                      <w:p w14:paraId="402DA91C" w14:textId="77777777" w:rsidR="00C06170" w:rsidRDefault="00C06170" w:rsidP="00BB6C41">
                                        <w:pPr>
                                          <w:jc w:val="center"/>
                                          <w:rPr>
                                            <w:rtl/>
                                            <w:lang w:eastAsia="en-GB"/>
                                          </w:rPr>
                                        </w:pPr>
                                        <w:r>
                                          <w:rPr>
                                            <w:rFonts w:hint="cs"/>
                                            <w:rtl/>
                                            <w:lang w:eastAsia="en-GB"/>
                                          </w:rPr>
                                          <w:t>90%</w:t>
                                        </w:r>
                                      </w:p>
                                    </w:tc>
                                    <w:tc>
                                      <w:tcPr>
                                        <w:tcW w:w="698" w:type="dxa"/>
                                        <w:vAlign w:val="center"/>
                                      </w:tcPr>
                                      <w:p w14:paraId="32BD5F54" w14:textId="77777777" w:rsidR="00C06170" w:rsidRDefault="00C06170" w:rsidP="00BB6C41">
                                        <w:pPr>
                                          <w:jc w:val="center"/>
                                          <w:rPr>
                                            <w:rtl/>
                                            <w:lang w:eastAsia="en-GB"/>
                                          </w:rPr>
                                        </w:pPr>
                                        <w:r>
                                          <w:rPr>
                                            <w:rFonts w:hint="cs"/>
                                            <w:rtl/>
                                            <w:lang w:eastAsia="en-GB"/>
                                          </w:rPr>
                                          <w:t>88%</w:t>
                                        </w:r>
                                      </w:p>
                                    </w:tc>
                                  </w:tr>
                                </w:tbl>
                                <w:p w14:paraId="4054E108" w14:textId="77777777" w:rsidR="00C06170" w:rsidRPr="00742C95" w:rsidRDefault="00C06170" w:rsidP="00C06170">
                                  <w:pPr>
                                    <w:spacing w:after="160"/>
                                    <w:rPr>
                                      <w:rFonts w:ascii="Calibri" w:eastAsia="Times New Roman" w:hAnsi="Calibri" w:cs="Calibri"/>
                                      <w:b w:val="0"/>
                                      <w:bCs w:val="0"/>
                                      <w:color w:val="000000"/>
                                      <w:lang w:eastAsia="en-GB"/>
                                    </w:rPr>
                                  </w:pPr>
                                </w:p>
                              </w:tc>
                            </w:tr>
                          </w:tbl>
                          <w:p w14:paraId="5D2617D8" w14:textId="77777777" w:rsidR="00C06170" w:rsidRDefault="00C061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7610D" id="תיבת טקסט 63" o:spid="_x0000_s1042" type="#_x0000_t202" style="position:absolute;left:0;text-align:left;margin-left:-40.55pt;margin-top:127.9pt;width:228.1pt;height:35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" fillcolor="white [3201]" strokeweight=".5pt">
                <v:textbox>
                  <w:txbxContent>
                    <w:tbl>
                      <w:tblPr>
                        <w:tblStyle w:val="4-3"/>
                        <w:tblW w:w="4321" w:type="dxa"/>
                        <w:tblLook w:val="04A0" w:firstRow="1" w:lastRow="0" w:firstColumn="1" w:lastColumn="0" w:noHBand="0" w:noVBand="1"/>
                      </w:tblPr>
                      <w:tblGrid>
                        <w:gridCol w:w="4321"/>
                      </w:tblGrid>
                      <w:tr w:rsidR="00C06170" w:rsidRPr="00784BF4" w14:paraId="1349D8CF" w14:textId="77777777" w:rsidTr="003A027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4321" w:type="dxa"/>
                            <w:shd w:val="clear" w:color="auto" w:fill="auto"/>
                            <w:noWrap/>
                          </w:tcPr>
                          <w:p w14:paraId="1908FCA9" w14:textId="77777777" w:rsidR="00C06170" w:rsidRDefault="00C06170" w:rsidP="00C06170">
                            <w:pPr>
                              <w:spacing w:after="160"/>
                              <w:rPr>
                                <w:rFonts w:cs="David"/>
                                <w:b w:val="0"/>
                                <w:bCs w:val="0"/>
                                <w:color w:val="auto"/>
                                <w:rtl/>
                              </w:rPr>
                            </w:pPr>
                            <w:r>
                              <w:rPr>
                                <w:rFonts w:cs="David" w:hint="cs"/>
                                <w:b w:val="0"/>
                                <w:bCs w:val="0"/>
                                <w:color w:val="auto"/>
                                <w:u w:val="single"/>
                                <w:rtl/>
                              </w:rPr>
                              <w:t xml:space="preserve">טבלה 4. </w:t>
                            </w:r>
                          </w:p>
                          <w:p w14:paraId="08D1B0B2" w14:textId="77777777" w:rsidR="00C06170" w:rsidRPr="00BB6C41" w:rsidRDefault="00C06170" w:rsidP="00BB6C41">
                            <w:pPr>
                              <w:rPr>
                                <w:b w:val="0"/>
                                <w:bCs w:val="0"/>
                                <w:color w:val="auto"/>
                                <w:rtl/>
                                <w:lang w:val="en-US"/>
                              </w:rPr>
                            </w:pPr>
                            <w:r w:rsidRPr="00BB6C41">
                              <w:rPr>
                                <w:rFonts w:hint="cs"/>
                                <w:b w:val="0"/>
                                <w:bCs w:val="0"/>
                                <w:color w:val="auto"/>
                                <w:rtl/>
                              </w:rPr>
                              <w:t xml:space="preserve">תוצאות חיזוי מודל ספציפי לבארות אלוני הבשן. </w:t>
                            </w:r>
                            <w:r w:rsidRPr="00BB6C41">
                              <w:rPr>
                                <w:rFonts w:hint="cs"/>
                                <w:b w:val="0"/>
                                <w:bCs w:val="0"/>
                                <w:color w:val="auto"/>
                                <w:rtl/>
                                <w:lang w:val="en-US"/>
                              </w:rPr>
                              <w:t>מדד הצלחה (</w:t>
                            </w:r>
                            <w:r w:rsidRPr="00BB6C41">
                              <w:rPr>
                                <w:b w:val="0"/>
                                <w:bCs w:val="0"/>
                                <w:color w:val="auto"/>
                                <w:lang w:val="en-US"/>
                              </w:rPr>
                              <w:t>Cohen’s Kappa</w:t>
                            </w:r>
                            <w:r w:rsidRPr="00BB6C41">
                              <w:rPr>
                                <w:rFonts w:hint="cs"/>
                                <w:b w:val="0"/>
                                <w:bCs w:val="0"/>
                                <w:color w:val="auto"/>
                                <w:rtl/>
                                <w:lang w:val="en-US"/>
                              </w:rPr>
                              <w:t>) = 0.7 כלומר הצלחה "ניכרת" (</w:t>
                            </w:r>
                            <w:r w:rsidRPr="00BB6C41">
                              <w:rPr>
                                <w:b w:val="0"/>
                                <w:bCs w:val="0"/>
                                <w:color w:val="auto"/>
                                <w:lang w:val="en-US"/>
                              </w:rPr>
                              <w:t>Landis and Koch</w:t>
                            </w:r>
                            <w:r w:rsidRPr="00BB6C41">
                              <w:rPr>
                                <w:rFonts w:hint="cs"/>
                                <w:b w:val="0"/>
                                <w:bCs w:val="0"/>
                                <w:color w:val="auto"/>
                                <w:rtl/>
                                <w:lang w:val="en-US"/>
                              </w:rPr>
                              <w:t xml:space="preserve">). </w:t>
                            </w:r>
                            <w:r w:rsidRPr="00BB6C41">
                              <w:rPr>
                                <w:b w:val="0"/>
                                <w:bCs w:val="0"/>
                                <w:color w:val="auto"/>
                                <w:lang w:val="en-US"/>
                              </w:rPr>
                              <w:t>N=33</w:t>
                            </w:r>
                            <w:r w:rsidRPr="00BB6C41">
                              <w:rPr>
                                <w:rFonts w:hint="cs"/>
                                <w:b w:val="0"/>
                                <w:bCs w:val="0"/>
                                <w:color w:val="auto"/>
                                <w:rtl/>
                                <w:lang w:val="en-US"/>
                              </w:rPr>
                              <w:t>.</w:t>
                            </w:r>
                          </w:p>
                          <w:tbl>
                            <w:tblPr>
                              <w:tblStyle w:val="a9"/>
                              <w:bidiVisual/>
                              <w:tblW w:w="4095" w:type="dxa"/>
                              <w:jc w:val="center"/>
                              <w:tblLook w:val="04A0" w:firstRow="1" w:lastRow="0" w:firstColumn="1" w:lastColumn="0" w:noHBand="0" w:noVBand="1"/>
                            </w:tblPr>
                            <w:tblGrid>
                              <w:gridCol w:w="1102"/>
                              <w:gridCol w:w="714"/>
                              <w:gridCol w:w="838"/>
                              <w:gridCol w:w="744"/>
                              <w:gridCol w:w="697"/>
                            </w:tblGrid>
                            <w:tr w:rsidR="00C06170" w14:paraId="5F7502BB" w14:textId="77777777" w:rsidTr="00BB6C41">
                              <w:trPr>
                                <w:trHeight w:val="137"/>
                                <w:jc w:val="center"/>
                              </w:trPr>
                              <w:tc>
                                <w:tcPr>
                                  <w:tcW w:w="1202" w:type="dxa"/>
                                  <w:vAlign w:val="center"/>
                                </w:tcPr>
                                <w:p w14:paraId="6F745336" w14:textId="77777777" w:rsidR="00C06170" w:rsidRDefault="00C06170" w:rsidP="00BB6C41">
                                  <w:pPr>
                                    <w:jc w:val="center"/>
                                    <w:rPr>
                                      <w:rtl/>
                                      <w:lang w:eastAsia="en-GB"/>
                                    </w:rPr>
                                  </w:pPr>
                                </w:p>
                              </w:tc>
                              <w:tc>
                                <w:tcPr>
                                  <w:tcW w:w="2893" w:type="dxa"/>
                                  <w:gridSpan w:val="4"/>
                                  <w:vAlign w:val="center"/>
                                </w:tcPr>
                                <w:p w14:paraId="5CA92172" w14:textId="77777777" w:rsidR="00C06170" w:rsidRPr="000D0E44" w:rsidRDefault="00C06170" w:rsidP="00BB6C41">
                                  <w:pPr>
                                    <w:jc w:val="center"/>
                                    <w:rPr>
                                      <w:b/>
                                      <w:bCs/>
                                      <w:rtl/>
                                      <w:lang w:eastAsia="en-GB"/>
                                    </w:rPr>
                                  </w:pPr>
                                  <w:r w:rsidRPr="000D0E44">
                                    <w:rPr>
                                      <w:rFonts w:hint="cs"/>
                                      <w:b/>
                                      <w:bCs/>
                                      <w:rtl/>
                                      <w:lang w:eastAsia="en-GB"/>
                                    </w:rPr>
                                    <w:t>ריכוז חיידקים אמיתי</w:t>
                                  </w:r>
                                </w:p>
                              </w:tc>
                            </w:tr>
                            <w:tr w:rsidR="00BB6C41" w14:paraId="444918EE" w14:textId="77777777" w:rsidTr="00BB6C41">
                              <w:trPr>
                                <w:trHeight w:val="137"/>
                                <w:jc w:val="center"/>
                              </w:trPr>
                              <w:tc>
                                <w:tcPr>
                                  <w:tcW w:w="1202" w:type="dxa"/>
                                  <w:vMerge w:val="restart"/>
                                  <w:vAlign w:val="center"/>
                                </w:tcPr>
                                <w:p w14:paraId="26F6A47D" w14:textId="77777777" w:rsidR="00C06170" w:rsidRPr="000D0E44" w:rsidRDefault="00C06170" w:rsidP="00BB6C41">
                                  <w:pPr>
                                    <w:jc w:val="center"/>
                                    <w:rPr>
                                      <w:b/>
                                      <w:bCs/>
                                      <w:rtl/>
                                      <w:lang w:eastAsia="en-GB"/>
                                    </w:rPr>
                                  </w:pPr>
                                  <w:r w:rsidRPr="000D0E44">
                                    <w:rPr>
                                      <w:rFonts w:hint="cs"/>
                                      <w:b/>
                                      <w:bCs/>
                                      <w:rtl/>
                                      <w:lang w:eastAsia="en-GB"/>
                                    </w:rPr>
                                    <w:t>ריכוז חיידקים לפי מודל חיזוי</w:t>
                                  </w:r>
                                </w:p>
                              </w:tc>
                              <w:tc>
                                <w:tcPr>
                                  <w:tcW w:w="503" w:type="dxa"/>
                                  <w:vAlign w:val="center"/>
                                </w:tcPr>
                                <w:p w14:paraId="5F11201B" w14:textId="77777777" w:rsidR="00C06170" w:rsidRDefault="00C06170" w:rsidP="00BB6C41">
                                  <w:pPr>
                                    <w:jc w:val="center"/>
                                    <w:rPr>
                                      <w:rtl/>
                                      <w:lang w:eastAsia="en-GB"/>
                                    </w:rPr>
                                  </w:pPr>
                                </w:p>
                              </w:tc>
                              <w:tc>
                                <w:tcPr>
                                  <w:tcW w:w="933" w:type="dxa"/>
                                  <w:vAlign w:val="center"/>
                                </w:tcPr>
                                <w:p w14:paraId="2F099DB3" w14:textId="77777777" w:rsidR="00C06170" w:rsidRPr="000D0E44" w:rsidRDefault="00C06170" w:rsidP="00BB6C41">
                                  <w:pPr>
                                    <w:jc w:val="center"/>
                                    <w:rPr>
                                      <w:b/>
                                      <w:bCs/>
                                      <w:rtl/>
                                      <w:lang w:eastAsia="en-GB"/>
                                    </w:rPr>
                                  </w:pPr>
                                  <w:r w:rsidRPr="000D0E44">
                                    <w:rPr>
                                      <w:rFonts w:hint="cs"/>
                                      <w:b/>
                                      <w:bCs/>
                                      <w:rtl/>
                                      <w:lang w:eastAsia="en-GB"/>
                                    </w:rPr>
                                    <w:t>מעל סף</w:t>
                                  </w:r>
                                </w:p>
                              </w:tc>
                              <w:tc>
                                <w:tcPr>
                                  <w:tcW w:w="759" w:type="dxa"/>
                                  <w:vAlign w:val="center"/>
                                </w:tcPr>
                                <w:p w14:paraId="1EF3B977" w14:textId="77777777" w:rsidR="00C06170" w:rsidRPr="000D0E44" w:rsidRDefault="00C06170" w:rsidP="00BB6C41">
                                  <w:pPr>
                                    <w:jc w:val="center"/>
                                    <w:rPr>
                                      <w:b/>
                                      <w:bCs/>
                                      <w:rtl/>
                                      <w:lang w:eastAsia="en-GB"/>
                                    </w:rPr>
                                  </w:pPr>
                                  <w:r w:rsidRPr="000D0E44">
                                    <w:rPr>
                                      <w:rFonts w:hint="cs"/>
                                      <w:b/>
                                      <w:bCs/>
                                      <w:rtl/>
                                      <w:lang w:eastAsia="en-GB"/>
                                    </w:rPr>
                                    <w:t>מתחת לסף</w:t>
                                  </w:r>
                                </w:p>
                              </w:tc>
                              <w:tc>
                                <w:tcPr>
                                  <w:tcW w:w="698" w:type="dxa"/>
                                  <w:vAlign w:val="center"/>
                                </w:tcPr>
                                <w:p w14:paraId="071ED11E" w14:textId="77777777" w:rsidR="00C06170" w:rsidRPr="000D0E44" w:rsidRDefault="00C06170" w:rsidP="00BB6C41">
                                  <w:pPr>
                                    <w:jc w:val="center"/>
                                    <w:rPr>
                                      <w:b/>
                                      <w:bCs/>
                                      <w:rtl/>
                                      <w:lang w:eastAsia="en-GB"/>
                                    </w:rPr>
                                  </w:pPr>
                                  <w:r w:rsidRPr="000D0E44">
                                    <w:rPr>
                                      <w:rFonts w:hint="cs"/>
                                      <w:b/>
                                      <w:bCs/>
                                      <w:rtl/>
                                      <w:lang w:eastAsia="en-GB"/>
                                    </w:rPr>
                                    <w:t>סה"כ</w:t>
                                  </w:r>
                                </w:p>
                              </w:tc>
                            </w:tr>
                            <w:tr w:rsidR="00BB6C41" w14:paraId="345C8B57" w14:textId="77777777" w:rsidTr="00BB6C41">
                              <w:trPr>
                                <w:trHeight w:val="142"/>
                                <w:jc w:val="center"/>
                              </w:trPr>
                              <w:tc>
                                <w:tcPr>
                                  <w:tcW w:w="1202" w:type="dxa"/>
                                  <w:vMerge/>
                                  <w:vAlign w:val="center"/>
                                </w:tcPr>
                                <w:p w14:paraId="434E42AB" w14:textId="77777777" w:rsidR="00C06170" w:rsidRDefault="00C06170" w:rsidP="00BB6C41">
                                  <w:pPr>
                                    <w:jc w:val="center"/>
                                    <w:rPr>
                                      <w:rtl/>
                                      <w:lang w:eastAsia="en-GB"/>
                                    </w:rPr>
                                  </w:pPr>
                                </w:p>
                              </w:tc>
                              <w:tc>
                                <w:tcPr>
                                  <w:tcW w:w="503" w:type="dxa"/>
                                  <w:vAlign w:val="center"/>
                                </w:tcPr>
                                <w:p w14:paraId="2C607CA7" w14:textId="77777777" w:rsidR="00C06170" w:rsidRPr="000D0E44" w:rsidRDefault="00C06170" w:rsidP="00BB6C41">
                                  <w:pPr>
                                    <w:jc w:val="center"/>
                                    <w:rPr>
                                      <w:b/>
                                      <w:bCs/>
                                      <w:rtl/>
                                      <w:lang w:eastAsia="en-GB"/>
                                    </w:rPr>
                                  </w:pPr>
                                  <w:r w:rsidRPr="000D0E44">
                                    <w:rPr>
                                      <w:rFonts w:hint="cs"/>
                                      <w:b/>
                                      <w:bCs/>
                                      <w:rtl/>
                                      <w:lang w:eastAsia="en-GB"/>
                                    </w:rPr>
                                    <w:t>מעל סף</w:t>
                                  </w:r>
                                </w:p>
                              </w:tc>
                              <w:tc>
                                <w:tcPr>
                                  <w:tcW w:w="933" w:type="dxa"/>
                                  <w:vAlign w:val="center"/>
                                </w:tcPr>
                                <w:p w14:paraId="0C9AE70A" w14:textId="77777777" w:rsidR="00C06170" w:rsidRPr="009B6F04" w:rsidRDefault="00C06170" w:rsidP="00BB6C41">
                                  <w:pPr>
                                    <w:jc w:val="center"/>
                                    <w:rPr>
                                      <w:rtl/>
                                      <w:lang w:eastAsia="en-GB"/>
                                    </w:rPr>
                                  </w:pPr>
                                  <w:r w:rsidRPr="009B6F04">
                                    <w:rPr>
                                      <w:rFonts w:hint="cs"/>
                                      <w:rtl/>
                                      <w:lang w:eastAsia="en-GB"/>
                                    </w:rPr>
                                    <w:t>11</w:t>
                                  </w:r>
                                </w:p>
                              </w:tc>
                              <w:tc>
                                <w:tcPr>
                                  <w:tcW w:w="759" w:type="dxa"/>
                                  <w:vAlign w:val="center"/>
                                </w:tcPr>
                                <w:p w14:paraId="2D9E3257" w14:textId="77777777" w:rsidR="00C06170" w:rsidRPr="009B6F04" w:rsidRDefault="00C06170" w:rsidP="00BB6C41">
                                  <w:pPr>
                                    <w:jc w:val="center"/>
                                    <w:rPr>
                                      <w:rtl/>
                                      <w:lang w:eastAsia="en-GB"/>
                                    </w:rPr>
                                  </w:pPr>
                                  <w:r w:rsidRPr="009B6F04">
                                    <w:rPr>
                                      <w:rFonts w:hint="cs"/>
                                      <w:rtl/>
                                      <w:lang w:eastAsia="en-GB"/>
                                    </w:rPr>
                                    <w:t>2</w:t>
                                  </w:r>
                                </w:p>
                              </w:tc>
                              <w:tc>
                                <w:tcPr>
                                  <w:tcW w:w="698" w:type="dxa"/>
                                  <w:vAlign w:val="center"/>
                                </w:tcPr>
                                <w:p w14:paraId="28FE06ED" w14:textId="77777777" w:rsidR="00C06170" w:rsidRPr="009B6F04" w:rsidRDefault="00C06170" w:rsidP="00BB6C41">
                                  <w:pPr>
                                    <w:jc w:val="center"/>
                                    <w:rPr>
                                      <w:rtl/>
                                      <w:lang w:eastAsia="en-GB"/>
                                    </w:rPr>
                                  </w:pPr>
                                  <w:r w:rsidRPr="009B6F04">
                                    <w:rPr>
                                      <w:rFonts w:hint="cs"/>
                                      <w:rtl/>
                                      <w:lang w:eastAsia="en-GB"/>
                                    </w:rPr>
                                    <w:t>13</w:t>
                                  </w:r>
                                </w:p>
                              </w:tc>
                            </w:tr>
                            <w:tr w:rsidR="00BB6C41" w14:paraId="1599B173" w14:textId="77777777" w:rsidTr="00BB6C41">
                              <w:trPr>
                                <w:trHeight w:val="142"/>
                                <w:jc w:val="center"/>
                              </w:trPr>
                              <w:tc>
                                <w:tcPr>
                                  <w:tcW w:w="1202" w:type="dxa"/>
                                  <w:vMerge/>
                                  <w:vAlign w:val="center"/>
                                </w:tcPr>
                                <w:p w14:paraId="5D5A48E4" w14:textId="77777777" w:rsidR="00C06170" w:rsidRDefault="00C06170" w:rsidP="00BB6C41">
                                  <w:pPr>
                                    <w:jc w:val="center"/>
                                    <w:rPr>
                                      <w:rtl/>
                                      <w:lang w:eastAsia="en-GB"/>
                                    </w:rPr>
                                  </w:pPr>
                                </w:p>
                              </w:tc>
                              <w:tc>
                                <w:tcPr>
                                  <w:tcW w:w="503" w:type="dxa"/>
                                  <w:vAlign w:val="center"/>
                                </w:tcPr>
                                <w:p w14:paraId="6BAB4D2F" w14:textId="77777777" w:rsidR="00C06170" w:rsidRPr="000D0E44" w:rsidRDefault="00C06170" w:rsidP="00BB6C41">
                                  <w:pPr>
                                    <w:jc w:val="center"/>
                                    <w:rPr>
                                      <w:b/>
                                      <w:bCs/>
                                      <w:rtl/>
                                      <w:lang w:eastAsia="en-GB"/>
                                    </w:rPr>
                                  </w:pPr>
                                  <w:r w:rsidRPr="000D0E44">
                                    <w:rPr>
                                      <w:rFonts w:hint="cs"/>
                                      <w:b/>
                                      <w:bCs/>
                                      <w:rtl/>
                                      <w:lang w:eastAsia="en-GB"/>
                                    </w:rPr>
                                    <w:t>מתחת לסף</w:t>
                                  </w:r>
                                </w:p>
                              </w:tc>
                              <w:tc>
                                <w:tcPr>
                                  <w:tcW w:w="933" w:type="dxa"/>
                                  <w:vAlign w:val="center"/>
                                </w:tcPr>
                                <w:p w14:paraId="25BCF5AB" w14:textId="77777777" w:rsidR="00C06170" w:rsidRPr="009B6F04" w:rsidRDefault="00C06170" w:rsidP="00BB6C41">
                                  <w:pPr>
                                    <w:jc w:val="center"/>
                                    <w:rPr>
                                      <w:rtl/>
                                      <w:lang w:eastAsia="en-GB"/>
                                    </w:rPr>
                                  </w:pPr>
                                  <w:r>
                                    <w:rPr>
                                      <w:lang w:eastAsia="en-GB"/>
                                    </w:rPr>
                                    <w:t>2</w:t>
                                  </w:r>
                                </w:p>
                              </w:tc>
                              <w:tc>
                                <w:tcPr>
                                  <w:tcW w:w="759" w:type="dxa"/>
                                  <w:vAlign w:val="center"/>
                                </w:tcPr>
                                <w:p w14:paraId="5D2962AF" w14:textId="77777777" w:rsidR="00C06170" w:rsidRPr="009B6F04" w:rsidRDefault="00C06170" w:rsidP="00BB6C41">
                                  <w:pPr>
                                    <w:jc w:val="center"/>
                                    <w:rPr>
                                      <w:rtl/>
                                      <w:lang w:eastAsia="en-GB"/>
                                    </w:rPr>
                                  </w:pPr>
                                  <w:r w:rsidRPr="009B6F04">
                                    <w:rPr>
                                      <w:rFonts w:hint="cs"/>
                                      <w:rtl/>
                                      <w:lang w:eastAsia="en-GB"/>
                                    </w:rPr>
                                    <w:t>19</w:t>
                                  </w:r>
                                </w:p>
                              </w:tc>
                              <w:tc>
                                <w:tcPr>
                                  <w:tcW w:w="698" w:type="dxa"/>
                                  <w:vAlign w:val="center"/>
                                </w:tcPr>
                                <w:p w14:paraId="17BBAAF2" w14:textId="77777777" w:rsidR="00C06170" w:rsidRPr="009B6F04" w:rsidRDefault="00C06170" w:rsidP="00BB6C41">
                                  <w:pPr>
                                    <w:jc w:val="center"/>
                                    <w:rPr>
                                      <w:rtl/>
                                      <w:lang w:eastAsia="en-GB"/>
                                    </w:rPr>
                                  </w:pPr>
                                  <w:r w:rsidRPr="009B6F04">
                                    <w:rPr>
                                      <w:rFonts w:hint="cs"/>
                                      <w:rtl/>
                                      <w:lang w:eastAsia="en-GB"/>
                                    </w:rPr>
                                    <w:t>2</w:t>
                                  </w:r>
                                  <w:r>
                                    <w:rPr>
                                      <w:rFonts w:hint="cs"/>
                                      <w:rtl/>
                                      <w:lang w:eastAsia="en-GB"/>
                                    </w:rPr>
                                    <w:t>1</w:t>
                                  </w:r>
                                </w:p>
                              </w:tc>
                            </w:tr>
                            <w:tr w:rsidR="00BB6C41" w14:paraId="38D6B283" w14:textId="77777777" w:rsidTr="00BB6C41">
                              <w:trPr>
                                <w:trHeight w:val="142"/>
                                <w:jc w:val="center"/>
                              </w:trPr>
                              <w:tc>
                                <w:tcPr>
                                  <w:tcW w:w="1202" w:type="dxa"/>
                                  <w:vMerge/>
                                  <w:vAlign w:val="center"/>
                                </w:tcPr>
                                <w:p w14:paraId="443950B5" w14:textId="77777777" w:rsidR="00C06170" w:rsidRDefault="00C06170" w:rsidP="00BB6C41">
                                  <w:pPr>
                                    <w:jc w:val="center"/>
                                    <w:rPr>
                                      <w:rtl/>
                                      <w:lang w:eastAsia="en-GB"/>
                                    </w:rPr>
                                  </w:pPr>
                                </w:p>
                              </w:tc>
                              <w:tc>
                                <w:tcPr>
                                  <w:tcW w:w="503" w:type="dxa"/>
                                  <w:vAlign w:val="center"/>
                                </w:tcPr>
                                <w:p w14:paraId="65DA17FA" w14:textId="77777777" w:rsidR="00C06170" w:rsidRPr="000D0E44" w:rsidRDefault="00C06170" w:rsidP="00BB6C41">
                                  <w:pPr>
                                    <w:jc w:val="center"/>
                                    <w:rPr>
                                      <w:b/>
                                      <w:bCs/>
                                      <w:rtl/>
                                      <w:lang w:eastAsia="en-GB"/>
                                    </w:rPr>
                                  </w:pPr>
                                  <w:r w:rsidRPr="000D0E44">
                                    <w:rPr>
                                      <w:rFonts w:hint="cs"/>
                                      <w:b/>
                                      <w:bCs/>
                                      <w:rtl/>
                                      <w:lang w:eastAsia="en-GB"/>
                                    </w:rPr>
                                    <w:t>סה"כ</w:t>
                                  </w:r>
                                </w:p>
                              </w:tc>
                              <w:tc>
                                <w:tcPr>
                                  <w:tcW w:w="933" w:type="dxa"/>
                                  <w:vAlign w:val="center"/>
                                </w:tcPr>
                                <w:p w14:paraId="7AD6C50F" w14:textId="77777777" w:rsidR="00C06170" w:rsidRPr="009B6F04" w:rsidRDefault="00C06170" w:rsidP="00BB6C41">
                                  <w:pPr>
                                    <w:jc w:val="center"/>
                                    <w:rPr>
                                      <w:rtl/>
                                      <w:lang w:eastAsia="en-GB"/>
                                    </w:rPr>
                                  </w:pPr>
                                  <w:r>
                                    <w:rPr>
                                      <w:lang w:eastAsia="en-GB"/>
                                    </w:rPr>
                                    <w:t>13</w:t>
                                  </w:r>
                                </w:p>
                              </w:tc>
                              <w:tc>
                                <w:tcPr>
                                  <w:tcW w:w="759" w:type="dxa"/>
                                  <w:vAlign w:val="center"/>
                                </w:tcPr>
                                <w:p w14:paraId="1C52B83A" w14:textId="77777777" w:rsidR="00C06170" w:rsidRPr="009B6F04" w:rsidRDefault="00C06170" w:rsidP="00BB6C41">
                                  <w:pPr>
                                    <w:jc w:val="center"/>
                                    <w:rPr>
                                      <w:rtl/>
                                      <w:lang w:eastAsia="en-GB"/>
                                    </w:rPr>
                                  </w:pPr>
                                  <w:r w:rsidRPr="009B6F04">
                                    <w:rPr>
                                      <w:rFonts w:hint="cs"/>
                                      <w:rtl/>
                                      <w:lang w:eastAsia="en-GB"/>
                                    </w:rPr>
                                    <w:t>21</w:t>
                                  </w:r>
                                </w:p>
                              </w:tc>
                              <w:tc>
                                <w:tcPr>
                                  <w:tcW w:w="698" w:type="dxa"/>
                                  <w:vAlign w:val="center"/>
                                </w:tcPr>
                                <w:p w14:paraId="2C725294" w14:textId="77777777" w:rsidR="00C06170" w:rsidRPr="009B6F04" w:rsidRDefault="00C06170" w:rsidP="00BB6C41">
                                  <w:pPr>
                                    <w:jc w:val="center"/>
                                    <w:rPr>
                                      <w:rtl/>
                                      <w:lang w:eastAsia="en-GB"/>
                                    </w:rPr>
                                  </w:pPr>
                                  <w:r>
                                    <w:rPr>
                                      <w:lang w:eastAsia="en-GB"/>
                                    </w:rPr>
                                    <w:t>34</w:t>
                                  </w:r>
                                </w:p>
                              </w:tc>
                            </w:tr>
                            <w:tr w:rsidR="00BB6C41" w14:paraId="25FEF049" w14:textId="77777777" w:rsidTr="00BB6C41">
                              <w:trPr>
                                <w:trHeight w:val="131"/>
                                <w:jc w:val="center"/>
                              </w:trPr>
                              <w:tc>
                                <w:tcPr>
                                  <w:tcW w:w="1202" w:type="dxa"/>
                                  <w:vAlign w:val="center"/>
                                </w:tcPr>
                                <w:p w14:paraId="1F8B0EA7" w14:textId="77777777" w:rsidR="00C06170" w:rsidRDefault="00C06170" w:rsidP="00BB6C41">
                                  <w:pPr>
                                    <w:jc w:val="center"/>
                                    <w:rPr>
                                      <w:rtl/>
                                      <w:lang w:eastAsia="en-GB"/>
                                    </w:rPr>
                                  </w:pPr>
                                  <w:r>
                                    <w:rPr>
                                      <w:rFonts w:hint="cs"/>
                                      <w:rtl/>
                                      <w:lang w:eastAsia="en-GB"/>
                                    </w:rPr>
                                    <w:t>% הצלחת חיזוי</w:t>
                                  </w:r>
                                </w:p>
                              </w:tc>
                              <w:tc>
                                <w:tcPr>
                                  <w:tcW w:w="503" w:type="dxa"/>
                                  <w:vAlign w:val="center"/>
                                </w:tcPr>
                                <w:p w14:paraId="34BDE5F3" w14:textId="77777777" w:rsidR="00C06170" w:rsidRDefault="00C06170" w:rsidP="00BB6C41">
                                  <w:pPr>
                                    <w:jc w:val="center"/>
                                    <w:rPr>
                                      <w:rtl/>
                                      <w:lang w:eastAsia="en-GB"/>
                                    </w:rPr>
                                  </w:pPr>
                                </w:p>
                              </w:tc>
                              <w:tc>
                                <w:tcPr>
                                  <w:tcW w:w="933" w:type="dxa"/>
                                  <w:vAlign w:val="center"/>
                                </w:tcPr>
                                <w:p w14:paraId="742B677A" w14:textId="77777777" w:rsidR="00C06170" w:rsidRDefault="00C06170" w:rsidP="00BB6C41">
                                  <w:pPr>
                                    <w:jc w:val="center"/>
                                    <w:rPr>
                                      <w:rtl/>
                                      <w:lang w:eastAsia="en-GB"/>
                                    </w:rPr>
                                  </w:pPr>
                                  <w:r>
                                    <w:rPr>
                                      <w:lang w:eastAsia="en-GB"/>
                                    </w:rPr>
                                    <w:t>85%</w:t>
                                  </w:r>
                                </w:p>
                              </w:tc>
                              <w:tc>
                                <w:tcPr>
                                  <w:tcW w:w="759" w:type="dxa"/>
                                  <w:vAlign w:val="center"/>
                                </w:tcPr>
                                <w:p w14:paraId="402DA91C" w14:textId="77777777" w:rsidR="00C06170" w:rsidRDefault="00C06170" w:rsidP="00BB6C41">
                                  <w:pPr>
                                    <w:jc w:val="center"/>
                                    <w:rPr>
                                      <w:rtl/>
                                      <w:lang w:eastAsia="en-GB"/>
                                    </w:rPr>
                                  </w:pPr>
                                  <w:r>
                                    <w:rPr>
                                      <w:rFonts w:hint="cs"/>
                                      <w:rtl/>
                                      <w:lang w:eastAsia="en-GB"/>
                                    </w:rPr>
                                    <w:t>90%</w:t>
                                  </w:r>
                                </w:p>
                              </w:tc>
                              <w:tc>
                                <w:tcPr>
                                  <w:tcW w:w="698" w:type="dxa"/>
                                  <w:vAlign w:val="center"/>
                                </w:tcPr>
                                <w:p w14:paraId="32BD5F54" w14:textId="77777777" w:rsidR="00C06170" w:rsidRDefault="00C06170" w:rsidP="00BB6C41">
                                  <w:pPr>
                                    <w:jc w:val="center"/>
                                    <w:rPr>
                                      <w:rtl/>
                                      <w:lang w:eastAsia="en-GB"/>
                                    </w:rPr>
                                  </w:pPr>
                                  <w:r>
                                    <w:rPr>
                                      <w:rFonts w:hint="cs"/>
                                      <w:rtl/>
                                      <w:lang w:eastAsia="en-GB"/>
                                    </w:rPr>
                                    <w:t>88%</w:t>
                                  </w:r>
                                </w:p>
                              </w:tc>
                            </w:tr>
                          </w:tbl>
                          <w:p w14:paraId="4054E108" w14:textId="77777777" w:rsidR="00C06170" w:rsidRPr="00742C95" w:rsidRDefault="00C06170" w:rsidP="00C06170">
                            <w:pPr>
                              <w:spacing w:after="160"/>
                              <w:rPr>
                                <w:rFonts w:ascii="Calibri" w:eastAsia="Times New Roman" w:hAnsi="Calibri" w:cs="Calibri"/>
                                <w:b w:val="0"/>
                                <w:bCs w:val="0"/>
                                <w:color w:val="000000"/>
                                <w:lang w:eastAsia="en-GB"/>
                              </w:rPr>
                            </w:pPr>
                          </w:p>
                        </w:tc>
                      </w:tr>
                    </w:tbl>
                    <w:p w14:paraId="5D2617D8" w14:textId="77777777" w:rsidR="00C06170" w:rsidRDefault="00C06170"/>
                  </w:txbxContent>
                </v:textbox>
              </v:shape>
            </w:pict>
          </mc:Fallback>
        </mc:AlternateContent>
      </w:r>
      <w:r w:rsidRPr="00862A15">
        <w:rPr>
          <w:rFonts w:cs="Arial"/>
          <w:noProof/>
          <w:rtl/>
          <w:lang w:val="en-GB" w:eastAsia="en-GB"/>
        </w:rPr>
        <w:drawing>
          <wp:anchor distT="0" distB="0" distL="114300" distR="114300" simplePos="0" relativeHeight="251704320" behindDoc="0" locked="0" layoutInCell="1" allowOverlap="1" wp14:anchorId="5967459A" wp14:editId="52C45D69">
            <wp:simplePos x="0" y="0"/>
            <wp:positionH relativeFrom="column">
              <wp:posOffset>2829611</wp:posOffset>
            </wp:positionH>
            <wp:positionV relativeFrom="paragraph">
              <wp:posOffset>1756257</wp:posOffset>
            </wp:positionV>
            <wp:extent cx="3158490" cy="2657475"/>
            <wp:effectExtent l="0" t="0" r="3810" b="9525"/>
            <wp:wrapTopAndBottom/>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4159" r="15024"/>
                    <a:stretch/>
                  </pic:blipFill>
                  <pic:spPr bwMode="auto">
                    <a:xfrm>
                      <a:off x="0" y="0"/>
                      <a:ext cx="3158490" cy="2657475"/>
                    </a:xfrm>
                    <a:prstGeom prst="rect">
                      <a:avLst/>
                    </a:prstGeom>
                    <a:ln>
                      <a:noFill/>
                    </a:ln>
                    <a:extLst>
                      <a:ext uri="{53640926-AAD7-44D8-BBD7-CCE9431645EC}">
                        <a14:shadowObscured xmlns:a14="http://schemas.microsoft.com/office/drawing/2010/main"/>
                      </a:ext>
                    </a:extLst>
                  </pic:spPr>
                </pic:pic>
              </a:graphicData>
            </a:graphic>
          </wp:anchor>
        </w:drawing>
      </w:r>
      <w:r>
        <w:rPr>
          <w:rFonts w:hint="cs"/>
          <w:rtl/>
        </w:rPr>
        <w:t xml:space="preserve">מכיוון שהנתונים מראים כי חלק מהבארות מתנהגות באופן מונוטוני, הוחלט לנסות ולייצר מודל לחיזוי זיהומים בקידוחי אלוני הבשן 8+5. סף הגילוי הוגדר כ-80 </w:t>
      </w:r>
      <w:r>
        <w:t>CFU/ml</w:t>
      </w:r>
      <w:r>
        <w:rPr>
          <w:rFonts w:hint="cs"/>
          <w:rtl/>
        </w:rPr>
        <w:t xml:space="preserve"> מכיוון שהיו מספר דוגמאות סמוכות לסף הגילוי הקודם של 100 </w:t>
      </w:r>
      <w:r>
        <w:t>CFU/ml</w:t>
      </w:r>
      <w:r>
        <w:rPr>
          <w:rFonts w:hint="cs"/>
          <w:rtl/>
        </w:rPr>
        <w:t xml:space="preserve">. כפי שניתן לראות </w:t>
      </w:r>
      <w:commentRangeStart w:id="45"/>
      <w:r>
        <w:rPr>
          <w:rFonts w:hint="cs"/>
          <w:rtl/>
        </w:rPr>
        <w:t xml:space="preserve">באיור </w:t>
      </w:r>
      <w:commentRangeEnd w:id="45"/>
      <w:r>
        <w:rPr>
          <w:rStyle w:val="aa"/>
          <w:rtl/>
        </w:rPr>
        <w:commentReference w:id="45"/>
      </w:r>
      <w:r>
        <w:rPr>
          <w:rFonts w:hint="cs"/>
          <w:rtl/>
        </w:rPr>
        <w:t>6, תכנון מודל חיזוי ייחודי שיפר באופן משמעותי את יכולת החיזוי של המודל ואת ההתאמה בין המודל לתוצאות הספירה הכללית. ממצא זה מתיישב עם ממצאים דומים (</w:t>
      </w:r>
      <w:r>
        <w:t>refs</w:t>
      </w:r>
      <w:r>
        <w:rPr>
          <w:rFonts w:hint="cs"/>
          <w:rtl/>
        </w:rPr>
        <w:t xml:space="preserve">) אשר מדגישים כי מודלים לחיזוי כמות חיידקים במים דורשים הפרדה בין מקורות מים שונים כדי לייצר חיזוי אמין. </w:t>
      </w:r>
    </w:p>
    <w:p w14:paraId="55C02014" w14:textId="5D7A43F3" w:rsidR="00C06170" w:rsidRDefault="00C06170" w:rsidP="00C06170">
      <w:pPr>
        <w:rPr>
          <w:rFonts w:cs="David"/>
        </w:rPr>
      </w:pPr>
      <w:r w:rsidRPr="006975C1">
        <w:rPr>
          <w:noProof/>
          <w:lang w:eastAsia="en-GB"/>
        </w:rPr>
        <w:t xml:space="preserve"> </w:t>
      </w:r>
    </w:p>
    <w:p w14:paraId="469B931B" w14:textId="77777777" w:rsidR="00C06170" w:rsidRDefault="00C06170" w:rsidP="00C06170">
      <w:pPr>
        <w:rPr>
          <w:rtl/>
        </w:rPr>
      </w:pPr>
    </w:p>
    <w:p w14:paraId="00C188FF" w14:textId="77777777" w:rsidR="00C06170" w:rsidRDefault="00C06170" w:rsidP="00C06170">
      <w:pPr>
        <w:spacing w:line="259" w:lineRule="auto"/>
        <w:jc w:val="left"/>
        <w:rPr>
          <w:rtl/>
        </w:rPr>
      </w:pPr>
    </w:p>
    <w:p w14:paraId="451B6691" w14:textId="77777777" w:rsidR="00460E06" w:rsidRDefault="00460E06" w:rsidP="005C0EC8">
      <w:pPr>
        <w:rPr>
          <w:rtl/>
        </w:rPr>
      </w:pPr>
    </w:p>
    <w:p w14:paraId="18538307" w14:textId="77777777" w:rsidR="00311578" w:rsidRDefault="00311578" w:rsidP="00311578">
      <w:pPr>
        <w:pStyle w:val="2"/>
        <w:rPr>
          <w:rtl/>
        </w:rPr>
      </w:pPr>
      <w:bookmarkStart w:id="46" w:name="_Toc516221699"/>
      <w:r>
        <w:rPr>
          <w:rFonts w:hint="cs"/>
          <w:rtl/>
        </w:rPr>
        <w:lastRenderedPageBreak/>
        <w:t>ניתוח מקרה חריג</w:t>
      </w:r>
      <w:bookmarkEnd w:id="46"/>
      <w:r>
        <w:rPr>
          <w:rFonts w:hint="cs"/>
          <w:rtl/>
        </w:rPr>
        <w:t xml:space="preserve"> </w:t>
      </w:r>
    </w:p>
    <w:p w14:paraId="56D66E2C" w14:textId="77777777" w:rsidR="00311578" w:rsidRPr="00C2153F" w:rsidRDefault="00311578" w:rsidP="00311578">
      <w:pPr>
        <w:rPr>
          <w:rtl/>
        </w:rPr>
      </w:pPr>
      <w:r>
        <w:rPr>
          <w:rFonts w:hint="cs"/>
          <w:rtl/>
        </w:rPr>
        <w:t xml:space="preserve">במהלך תקופת הדיגום נמצא 3 דוגמאות בעלות ערכים חריגים מבחינה בריאותית, כמפורט בטבלה </w:t>
      </w:r>
      <w:r>
        <w:rPr>
          <w:rFonts w:hint="cs"/>
        </w:rPr>
        <w:t>XXX</w:t>
      </w:r>
      <w:r>
        <w:rPr>
          <w:rFonts w:hint="cs"/>
          <w:rtl/>
        </w:rPr>
        <w:t xml:space="preserve">. </w:t>
      </w:r>
    </w:p>
    <w:tbl>
      <w:tblPr>
        <w:tblStyle w:val="a9"/>
        <w:bidiVisual/>
        <w:tblW w:w="8649" w:type="dxa"/>
        <w:tblLook w:val="04A0" w:firstRow="1" w:lastRow="0" w:firstColumn="1" w:lastColumn="0" w:noHBand="0" w:noVBand="1"/>
      </w:tblPr>
      <w:tblGrid>
        <w:gridCol w:w="1089"/>
        <w:gridCol w:w="1190"/>
        <w:gridCol w:w="1974"/>
        <w:gridCol w:w="1643"/>
        <w:gridCol w:w="1123"/>
        <w:gridCol w:w="1630"/>
      </w:tblGrid>
      <w:tr w:rsidR="00311578" w14:paraId="63166103" w14:textId="77777777" w:rsidTr="00F77A2D">
        <w:trPr>
          <w:trHeight w:val="588"/>
        </w:trPr>
        <w:tc>
          <w:tcPr>
            <w:tcW w:w="8649" w:type="dxa"/>
            <w:gridSpan w:val="6"/>
          </w:tcPr>
          <w:p w14:paraId="7B4D6486" w14:textId="77777777" w:rsidR="00311578" w:rsidRPr="003F3D77" w:rsidRDefault="00311578" w:rsidP="00F77A2D">
            <w:pPr>
              <w:jc w:val="left"/>
              <w:rPr>
                <w:rtl/>
              </w:rPr>
            </w:pPr>
            <w:r>
              <w:rPr>
                <w:rFonts w:hint="cs"/>
                <w:b/>
                <w:bCs/>
                <w:rtl/>
              </w:rPr>
              <w:t xml:space="preserve">טבלה </w:t>
            </w:r>
            <w:r>
              <w:rPr>
                <w:rFonts w:hint="cs"/>
                <w:b/>
                <w:bCs/>
              </w:rPr>
              <w:t>XXX</w:t>
            </w:r>
            <w:r>
              <w:rPr>
                <w:rFonts w:hint="cs"/>
                <w:b/>
                <w:bCs/>
                <w:rtl/>
              </w:rPr>
              <w:t>.</w:t>
            </w:r>
            <w:r>
              <w:rPr>
                <w:rFonts w:hint="cs"/>
                <w:rtl/>
              </w:rPr>
              <w:t xml:space="preserve"> פירוט דיגומים חריגים מבחינה בריאותית לאורך תקופת הדיגום</w:t>
            </w:r>
          </w:p>
        </w:tc>
      </w:tr>
      <w:tr w:rsidR="00311578" w14:paraId="4D482903" w14:textId="77777777" w:rsidTr="00F77A2D">
        <w:trPr>
          <w:trHeight w:val="588"/>
        </w:trPr>
        <w:tc>
          <w:tcPr>
            <w:tcW w:w="1089" w:type="dxa"/>
            <w:vAlign w:val="center"/>
          </w:tcPr>
          <w:p w14:paraId="6C94A580" w14:textId="77777777" w:rsidR="00311578" w:rsidRPr="00C03A97" w:rsidRDefault="00311578" w:rsidP="00F77A2D">
            <w:pPr>
              <w:jc w:val="center"/>
              <w:rPr>
                <w:rtl/>
              </w:rPr>
            </w:pPr>
            <w:r w:rsidRPr="00C03A97">
              <w:rPr>
                <w:rFonts w:hint="cs"/>
                <w:rtl/>
              </w:rPr>
              <w:t>קידוח</w:t>
            </w:r>
          </w:p>
        </w:tc>
        <w:tc>
          <w:tcPr>
            <w:tcW w:w="1190" w:type="dxa"/>
            <w:vAlign w:val="center"/>
          </w:tcPr>
          <w:p w14:paraId="1D9E118B" w14:textId="77777777" w:rsidR="00311578" w:rsidRPr="00C03A97" w:rsidRDefault="00311578" w:rsidP="00F77A2D">
            <w:pPr>
              <w:jc w:val="center"/>
              <w:rPr>
                <w:rtl/>
              </w:rPr>
            </w:pPr>
            <w:r w:rsidRPr="00C03A97">
              <w:rPr>
                <w:rFonts w:hint="cs"/>
                <w:rtl/>
              </w:rPr>
              <w:t>תאריך</w:t>
            </w:r>
          </w:p>
        </w:tc>
        <w:tc>
          <w:tcPr>
            <w:tcW w:w="1974" w:type="dxa"/>
            <w:vAlign w:val="center"/>
          </w:tcPr>
          <w:p w14:paraId="5413C6A7" w14:textId="77777777" w:rsidR="00311578" w:rsidRPr="00C03A97" w:rsidRDefault="00311578" w:rsidP="00F77A2D">
            <w:pPr>
              <w:jc w:val="center"/>
              <w:rPr>
                <w:rtl/>
              </w:rPr>
            </w:pPr>
            <w:r w:rsidRPr="00C03A97">
              <w:rPr>
                <w:rFonts w:hint="cs"/>
                <w:rtl/>
              </w:rPr>
              <w:t>מדד</w:t>
            </w:r>
          </w:p>
        </w:tc>
        <w:tc>
          <w:tcPr>
            <w:tcW w:w="1643" w:type="dxa"/>
            <w:vAlign w:val="center"/>
          </w:tcPr>
          <w:p w14:paraId="15B8E79C" w14:textId="77777777" w:rsidR="00311578" w:rsidRPr="00C03A97" w:rsidRDefault="00311578" w:rsidP="00F77A2D">
            <w:pPr>
              <w:jc w:val="center"/>
              <w:rPr>
                <w:rtl/>
              </w:rPr>
            </w:pPr>
            <w:r w:rsidRPr="00C03A97">
              <w:rPr>
                <w:rFonts w:hint="cs"/>
                <w:rtl/>
              </w:rPr>
              <w:t>ערך</w:t>
            </w:r>
          </w:p>
          <w:p w14:paraId="719A1792" w14:textId="77777777" w:rsidR="00311578" w:rsidRPr="00C03A97" w:rsidRDefault="00311578" w:rsidP="00F77A2D">
            <w:pPr>
              <w:jc w:val="center"/>
              <w:rPr>
                <w:rtl/>
              </w:rPr>
            </w:pPr>
            <w:r w:rsidRPr="00C03A97">
              <w:rPr>
                <w:rFonts w:hint="cs"/>
                <w:rtl/>
              </w:rPr>
              <w:t>[</w:t>
            </w:r>
            <w:r w:rsidRPr="00C03A97">
              <w:t>CFU/100ml</w:t>
            </w:r>
            <w:r w:rsidRPr="00C03A97">
              <w:rPr>
                <w:rFonts w:hint="cs"/>
                <w:rtl/>
              </w:rPr>
              <w:t>]</w:t>
            </w:r>
          </w:p>
        </w:tc>
        <w:tc>
          <w:tcPr>
            <w:tcW w:w="1123" w:type="dxa"/>
            <w:vAlign w:val="center"/>
          </w:tcPr>
          <w:p w14:paraId="3F873C51" w14:textId="77777777" w:rsidR="00311578" w:rsidRPr="00C03A97" w:rsidRDefault="00311578" w:rsidP="00F77A2D">
            <w:pPr>
              <w:jc w:val="center"/>
              <w:rPr>
                <w:rtl/>
              </w:rPr>
            </w:pPr>
            <w:r w:rsidRPr="00C03A97">
              <w:rPr>
                <w:rFonts w:hint="cs"/>
                <w:rtl/>
              </w:rPr>
              <w:t>עכירות</w:t>
            </w:r>
          </w:p>
          <w:p w14:paraId="4221C811" w14:textId="77777777" w:rsidR="00311578" w:rsidRPr="00C03A97" w:rsidRDefault="00311578" w:rsidP="00F77A2D">
            <w:pPr>
              <w:jc w:val="center"/>
              <w:rPr>
                <w:rtl/>
              </w:rPr>
            </w:pPr>
            <w:r w:rsidRPr="00C03A97">
              <w:rPr>
                <w:rFonts w:hint="cs"/>
                <w:rtl/>
              </w:rPr>
              <w:t>[</w:t>
            </w:r>
            <w:r w:rsidRPr="00C03A97">
              <w:rPr>
                <w:rFonts w:hint="cs"/>
              </w:rPr>
              <w:t>TUFD</w:t>
            </w:r>
            <w:r w:rsidRPr="00C03A97">
              <w:rPr>
                <w:rFonts w:hint="cs"/>
                <w:rtl/>
              </w:rPr>
              <w:t>]</w:t>
            </w:r>
          </w:p>
        </w:tc>
        <w:tc>
          <w:tcPr>
            <w:tcW w:w="1630" w:type="dxa"/>
            <w:vAlign w:val="center"/>
          </w:tcPr>
          <w:p w14:paraId="25050972" w14:textId="77777777" w:rsidR="00311578" w:rsidRPr="00C03A97" w:rsidRDefault="00311578" w:rsidP="00F77A2D">
            <w:pPr>
              <w:jc w:val="center"/>
              <w:rPr>
                <w:rtl/>
              </w:rPr>
            </w:pPr>
            <w:r w:rsidRPr="00C03A97">
              <w:rPr>
                <w:rtl/>
              </w:rPr>
              <w:t>ספירה כללית [</w:t>
            </w:r>
            <w:r w:rsidRPr="00C03A97">
              <w:t>CFU</w:t>
            </w:r>
            <w:r w:rsidRPr="00C03A97">
              <w:rPr>
                <w:rtl/>
              </w:rPr>
              <w:t xml:space="preserve"> למ"ל]</w:t>
            </w:r>
          </w:p>
        </w:tc>
      </w:tr>
      <w:tr w:rsidR="00311578" w14:paraId="7C2C3D91" w14:textId="77777777" w:rsidTr="00F77A2D">
        <w:trPr>
          <w:trHeight w:val="500"/>
        </w:trPr>
        <w:tc>
          <w:tcPr>
            <w:tcW w:w="1089" w:type="dxa"/>
            <w:vAlign w:val="center"/>
          </w:tcPr>
          <w:p w14:paraId="645A46AF" w14:textId="77777777" w:rsidR="00311578" w:rsidRDefault="00311578" w:rsidP="00F77A2D">
            <w:pPr>
              <w:jc w:val="center"/>
              <w:rPr>
                <w:rtl/>
              </w:rPr>
            </w:pPr>
            <w:r>
              <w:rPr>
                <w:rFonts w:hint="cs"/>
                <w:rtl/>
              </w:rPr>
              <w:t>שימרון 7</w:t>
            </w:r>
          </w:p>
        </w:tc>
        <w:tc>
          <w:tcPr>
            <w:tcW w:w="1190" w:type="dxa"/>
            <w:vAlign w:val="center"/>
          </w:tcPr>
          <w:p w14:paraId="7656854E" w14:textId="77777777" w:rsidR="00311578" w:rsidRDefault="00311578" w:rsidP="00F77A2D">
            <w:pPr>
              <w:jc w:val="center"/>
              <w:rPr>
                <w:rtl/>
              </w:rPr>
            </w:pPr>
            <w:r>
              <w:rPr>
                <w:rFonts w:hint="cs"/>
                <w:rtl/>
              </w:rPr>
              <w:t>26/3/18</w:t>
            </w:r>
          </w:p>
        </w:tc>
        <w:tc>
          <w:tcPr>
            <w:tcW w:w="1974" w:type="dxa"/>
            <w:vAlign w:val="center"/>
          </w:tcPr>
          <w:p w14:paraId="70450A74" w14:textId="77777777" w:rsidR="00311578" w:rsidRDefault="00311578" w:rsidP="00F77A2D">
            <w:pPr>
              <w:jc w:val="center"/>
              <w:rPr>
                <w:rtl/>
              </w:rPr>
            </w:pPr>
            <w:r>
              <w:rPr>
                <w:rFonts w:hint="cs"/>
                <w:rtl/>
              </w:rPr>
              <w:t>חיידקים קוליפורמים</w:t>
            </w:r>
          </w:p>
        </w:tc>
        <w:tc>
          <w:tcPr>
            <w:tcW w:w="1643" w:type="dxa"/>
            <w:vAlign w:val="center"/>
          </w:tcPr>
          <w:p w14:paraId="23AEED91" w14:textId="77777777" w:rsidR="00311578" w:rsidRDefault="00311578" w:rsidP="00F77A2D">
            <w:pPr>
              <w:jc w:val="center"/>
              <w:rPr>
                <w:rtl/>
              </w:rPr>
            </w:pPr>
            <w:r>
              <w:rPr>
                <w:rFonts w:hint="cs"/>
                <w:rtl/>
              </w:rPr>
              <w:t>2</w:t>
            </w:r>
          </w:p>
        </w:tc>
        <w:tc>
          <w:tcPr>
            <w:tcW w:w="1123" w:type="dxa"/>
            <w:vAlign w:val="center"/>
          </w:tcPr>
          <w:p w14:paraId="08DC9D09" w14:textId="77777777" w:rsidR="00311578" w:rsidRDefault="00311578" w:rsidP="00F77A2D">
            <w:pPr>
              <w:jc w:val="center"/>
              <w:rPr>
                <w:rtl/>
              </w:rPr>
            </w:pPr>
            <w:r>
              <w:rPr>
                <w:rFonts w:hint="cs"/>
                <w:rtl/>
              </w:rPr>
              <w:t>0.35</w:t>
            </w:r>
          </w:p>
        </w:tc>
        <w:tc>
          <w:tcPr>
            <w:tcW w:w="1630" w:type="dxa"/>
            <w:vAlign w:val="center"/>
          </w:tcPr>
          <w:p w14:paraId="12810F14" w14:textId="77777777" w:rsidR="00311578" w:rsidRDefault="00311578" w:rsidP="00F77A2D">
            <w:pPr>
              <w:jc w:val="center"/>
              <w:rPr>
                <w:rtl/>
              </w:rPr>
            </w:pPr>
            <w:r>
              <w:rPr>
                <w:rFonts w:hint="cs"/>
                <w:rtl/>
              </w:rPr>
              <w:t>200</w:t>
            </w:r>
          </w:p>
        </w:tc>
      </w:tr>
      <w:tr w:rsidR="00311578" w14:paraId="33ADB58A" w14:textId="77777777" w:rsidTr="00F77A2D">
        <w:trPr>
          <w:trHeight w:val="500"/>
        </w:trPr>
        <w:tc>
          <w:tcPr>
            <w:tcW w:w="1089" w:type="dxa"/>
            <w:vAlign w:val="center"/>
          </w:tcPr>
          <w:p w14:paraId="4842D292" w14:textId="77777777" w:rsidR="00311578" w:rsidRDefault="00311578" w:rsidP="00F77A2D">
            <w:pPr>
              <w:jc w:val="center"/>
              <w:rPr>
                <w:rtl/>
              </w:rPr>
            </w:pPr>
            <w:r>
              <w:rPr>
                <w:rFonts w:hint="cs"/>
                <w:rtl/>
              </w:rPr>
              <w:t>עינן 3</w:t>
            </w:r>
          </w:p>
        </w:tc>
        <w:tc>
          <w:tcPr>
            <w:tcW w:w="1190" w:type="dxa"/>
            <w:vAlign w:val="center"/>
          </w:tcPr>
          <w:p w14:paraId="4694FE49" w14:textId="77777777" w:rsidR="00311578" w:rsidRDefault="00311578" w:rsidP="00F77A2D">
            <w:pPr>
              <w:jc w:val="center"/>
              <w:rPr>
                <w:rtl/>
              </w:rPr>
            </w:pPr>
            <w:r>
              <w:rPr>
                <w:rFonts w:hint="cs"/>
                <w:rtl/>
              </w:rPr>
              <w:t>6/5/2018</w:t>
            </w:r>
          </w:p>
        </w:tc>
        <w:tc>
          <w:tcPr>
            <w:tcW w:w="1974" w:type="dxa"/>
            <w:vAlign w:val="center"/>
          </w:tcPr>
          <w:p w14:paraId="5CEC08CA" w14:textId="77777777" w:rsidR="00311578" w:rsidRDefault="00311578" w:rsidP="00F77A2D">
            <w:pPr>
              <w:jc w:val="center"/>
              <w:rPr>
                <w:rtl/>
              </w:rPr>
            </w:pPr>
            <w:r>
              <w:rPr>
                <w:rFonts w:hint="cs"/>
                <w:rtl/>
              </w:rPr>
              <w:t>סטרפטוקוק צואתי</w:t>
            </w:r>
          </w:p>
        </w:tc>
        <w:tc>
          <w:tcPr>
            <w:tcW w:w="1643" w:type="dxa"/>
            <w:vAlign w:val="center"/>
          </w:tcPr>
          <w:p w14:paraId="661A1827" w14:textId="77777777" w:rsidR="00311578" w:rsidRDefault="00311578" w:rsidP="00F77A2D">
            <w:pPr>
              <w:jc w:val="center"/>
              <w:rPr>
                <w:rtl/>
              </w:rPr>
            </w:pPr>
            <w:r>
              <w:rPr>
                <w:rFonts w:hint="cs"/>
                <w:rtl/>
              </w:rPr>
              <w:t>1</w:t>
            </w:r>
          </w:p>
        </w:tc>
        <w:tc>
          <w:tcPr>
            <w:tcW w:w="1123" w:type="dxa"/>
            <w:vAlign w:val="center"/>
          </w:tcPr>
          <w:p w14:paraId="121D8A28" w14:textId="77777777" w:rsidR="00311578" w:rsidRDefault="00311578" w:rsidP="00F77A2D">
            <w:pPr>
              <w:jc w:val="center"/>
              <w:rPr>
                <w:rtl/>
              </w:rPr>
            </w:pPr>
            <w:r>
              <w:rPr>
                <w:rFonts w:hint="cs"/>
                <w:rtl/>
              </w:rPr>
              <w:t>0.31</w:t>
            </w:r>
          </w:p>
        </w:tc>
        <w:tc>
          <w:tcPr>
            <w:tcW w:w="1630" w:type="dxa"/>
            <w:vAlign w:val="center"/>
          </w:tcPr>
          <w:p w14:paraId="1249C8EC" w14:textId="77777777" w:rsidR="00311578" w:rsidRDefault="00311578" w:rsidP="00F77A2D">
            <w:pPr>
              <w:jc w:val="center"/>
              <w:rPr>
                <w:rtl/>
              </w:rPr>
            </w:pPr>
            <w:r>
              <w:rPr>
                <w:rFonts w:hint="cs"/>
                <w:rtl/>
              </w:rPr>
              <w:t>5</w:t>
            </w:r>
          </w:p>
        </w:tc>
      </w:tr>
      <w:tr w:rsidR="00311578" w14:paraId="1657EF9B" w14:textId="77777777" w:rsidTr="00F77A2D">
        <w:trPr>
          <w:trHeight w:val="256"/>
        </w:trPr>
        <w:tc>
          <w:tcPr>
            <w:tcW w:w="1089" w:type="dxa"/>
            <w:vAlign w:val="center"/>
          </w:tcPr>
          <w:p w14:paraId="2A1A44A1" w14:textId="77777777" w:rsidR="00311578" w:rsidRDefault="00311578" w:rsidP="00F77A2D">
            <w:pPr>
              <w:jc w:val="center"/>
              <w:rPr>
                <w:rtl/>
              </w:rPr>
            </w:pPr>
            <w:r>
              <w:rPr>
                <w:rFonts w:hint="cs"/>
                <w:rtl/>
              </w:rPr>
              <w:t>שימרון 7</w:t>
            </w:r>
          </w:p>
        </w:tc>
        <w:tc>
          <w:tcPr>
            <w:tcW w:w="1190" w:type="dxa"/>
            <w:vAlign w:val="center"/>
          </w:tcPr>
          <w:p w14:paraId="4CC791A1" w14:textId="77777777" w:rsidR="00311578" w:rsidRDefault="00311578" w:rsidP="00F77A2D">
            <w:pPr>
              <w:jc w:val="center"/>
              <w:rPr>
                <w:rtl/>
              </w:rPr>
            </w:pPr>
            <w:r>
              <w:rPr>
                <w:rFonts w:hint="cs"/>
                <w:rtl/>
              </w:rPr>
              <w:t>22/5/18</w:t>
            </w:r>
          </w:p>
        </w:tc>
        <w:tc>
          <w:tcPr>
            <w:tcW w:w="1974" w:type="dxa"/>
            <w:vAlign w:val="center"/>
          </w:tcPr>
          <w:p w14:paraId="1F2AAFB9" w14:textId="77777777" w:rsidR="00311578" w:rsidRDefault="00311578" w:rsidP="00F77A2D">
            <w:pPr>
              <w:jc w:val="center"/>
              <w:rPr>
                <w:rtl/>
              </w:rPr>
            </w:pPr>
            <w:r>
              <w:rPr>
                <w:rFonts w:hint="cs"/>
                <w:rtl/>
              </w:rPr>
              <w:t>קולי צואתי</w:t>
            </w:r>
          </w:p>
        </w:tc>
        <w:tc>
          <w:tcPr>
            <w:tcW w:w="1643" w:type="dxa"/>
            <w:vAlign w:val="center"/>
          </w:tcPr>
          <w:p w14:paraId="43A404B4" w14:textId="77777777" w:rsidR="00311578" w:rsidRDefault="00311578" w:rsidP="00F77A2D">
            <w:pPr>
              <w:jc w:val="center"/>
              <w:rPr>
                <w:rtl/>
              </w:rPr>
            </w:pPr>
            <w:r>
              <w:rPr>
                <w:rFonts w:hint="cs"/>
                <w:rtl/>
              </w:rPr>
              <w:t>3</w:t>
            </w:r>
          </w:p>
        </w:tc>
        <w:tc>
          <w:tcPr>
            <w:tcW w:w="1123" w:type="dxa"/>
            <w:vAlign w:val="center"/>
          </w:tcPr>
          <w:p w14:paraId="06554596" w14:textId="77777777" w:rsidR="00311578" w:rsidRDefault="00311578" w:rsidP="00F77A2D">
            <w:pPr>
              <w:jc w:val="center"/>
              <w:rPr>
                <w:rtl/>
              </w:rPr>
            </w:pPr>
            <w:r>
              <w:rPr>
                <w:rFonts w:hint="cs"/>
                <w:rtl/>
              </w:rPr>
              <w:t>0.33</w:t>
            </w:r>
          </w:p>
        </w:tc>
        <w:tc>
          <w:tcPr>
            <w:tcW w:w="1630" w:type="dxa"/>
            <w:vAlign w:val="center"/>
          </w:tcPr>
          <w:p w14:paraId="105B36F4" w14:textId="77777777" w:rsidR="00311578" w:rsidRDefault="00311578" w:rsidP="00F77A2D">
            <w:pPr>
              <w:jc w:val="center"/>
              <w:rPr>
                <w:rtl/>
              </w:rPr>
            </w:pPr>
            <w:r>
              <w:rPr>
                <w:rFonts w:hint="cs"/>
                <w:rtl/>
              </w:rPr>
              <w:t>2900</w:t>
            </w:r>
          </w:p>
        </w:tc>
      </w:tr>
    </w:tbl>
    <w:p w14:paraId="468FD34B" w14:textId="77777777" w:rsidR="00311578" w:rsidRDefault="00311578" w:rsidP="00311578">
      <w:pPr>
        <w:rPr>
          <w:rtl/>
        </w:rPr>
      </w:pPr>
    </w:p>
    <w:p w14:paraId="5FF7D63C" w14:textId="77777777" w:rsidR="00311578" w:rsidRDefault="00311578" w:rsidP="00D01018">
      <w:pPr>
        <w:pStyle w:val="3"/>
        <w:rPr>
          <w:rtl/>
        </w:rPr>
      </w:pPr>
      <w:bookmarkStart w:id="47" w:name="_Toc516221700"/>
      <w:r>
        <w:rPr>
          <w:rFonts w:hint="cs"/>
          <w:rtl/>
        </w:rPr>
        <w:t xml:space="preserve">שימרון 7 </w:t>
      </w:r>
      <w:r>
        <w:rPr>
          <w:rtl/>
        </w:rPr>
        <w:t>–</w:t>
      </w:r>
      <w:r>
        <w:rPr>
          <w:rFonts w:hint="cs"/>
          <w:rtl/>
        </w:rPr>
        <w:t xml:space="preserve"> 22/5/18:</w:t>
      </w:r>
      <w:bookmarkEnd w:id="47"/>
      <w:r>
        <w:rPr>
          <w:rFonts w:hint="cs"/>
          <w:rtl/>
        </w:rPr>
        <w:t xml:space="preserve"> </w:t>
      </w:r>
    </w:p>
    <w:p w14:paraId="41E2B867" w14:textId="638251A3" w:rsidR="00311578" w:rsidRDefault="000D0E44" w:rsidP="00311578">
      <w:r>
        <w:rPr>
          <w:noProof/>
          <w:rtl/>
          <w:lang w:val="en-GB" w:eastAsia="en-GB"/>
        </w:rPr>
        <mc:AlternateContent>
          <mc:Choice Requires="wpg">
            <w:drawing>
              <wp:anchor distT="0" distB="0" distL="114300" distR="114300" simplePos="0" relativeHeight="251695104" behindDoc="0" locked="0" layoutInCell="1" allowOverlap="1" wp14:anchorId="65EB68FC" wp14:editId="71109C27">
                <wp:simplePos x="0" y="0"/>
                <wp:positionH relativeFrom="margin">
                  <wp:align>center</wp:align>
                </wp:positionH>
                <wp:positionV relativeFrom="paragraph">
                  <wp:posOffset>1012190</wp:posOffset>
                </wp:positionV>
                <wp:extent cx="6440805" cy="3811905"/>
                <wp:effectExtent l="0" t="0" r="17145" b="0"/>
                <wp:wrapNone/>
                <wp:docPr id="9" name="קבוצה 9"/>
                <wp:cNvGraphicFramePr/>
                <a:graphic xmlns:a="http://schemas.openxmlformats.org/drawingml/2006/main">
                  <a:graphicData uri="http://schemas.microsoft.com/office/word/2010/wordprocessingGroup">
                    <wpg:wgp>
                      <wpg:cNvGrpSpPr/>
                      <wpg:grpSpPr>
                        <a:xfrm>
                          <a:off x="0" y="0"/>
                          <a:ext cx="6440805" cy="3811905"/>
                          <a:chOff x="0" y="0"/>
                          <a:chExt cx="6441010" cy="3812061"/>
                        </a:xfrm>
                      </wpg:grpSpPr>
                      <wpg:grpSp>
                        <wpg:cNvPr id="16" name="קבוצה 16"/>
                        <wpg:cNvGrpSpPr/>
                        <wpg:grpSpPr>
                          <a:xfrm>
                            <a:off x="0" y="0"/>
                            <a:ext cx="6441010" cy="3812061"/>
                            <a:chOff x="7951" y="0"/>
                            <a:chExt cx="6441010" cy="3812061"/>
                          </a:xfrm>
                        </wpg:grpSpPr>
                        <wpg:grpSp>
                          <wpg:cNvPr id="17" name="קבוצה 17"/>
                          <wpg:cNvGrpSpPr/>
                          <wpg:grpSpPr>
                            <a:xfrm>
                              <a:off x="10632" y="0"/>
                              <a:ext cx="6435090" cy="1805305"/>
                              <a:chOff x="0" y="8168"/>
                              <a:chExt cx="6436301" cy="1809029"/>
                            </a:xfrm>
                          </wpg:grpSpPr>
                          <pic:pic xmlns:pic="http://schemas.openxmlformats.org/drawingml/2006/picture">
                            <pic:nvPicPr>
                              <pic:cNvPr id="18" name="Picture 4"/>
                              <pic:cNvPicPr>
                                <a:picLocks noGrp="1" noChangeAspect="1"/>
                              </pic:cNvPicPr>
                            </pic:nvPicPr>
                            <pic:blipFill rotWithShape="1">
                              <a:blip r:embed="rId29">
                                <a:extLst>
                                  <a:ext uri="{28A0092B-C50C-407E-A947-70E740481C1C}">
                                    <a14:useLocalDpi xmlns:a14="http://schemas.microsoft.com/office/drawing/2010/main" val="0"/>
                                  </a:ext>
                                </a:extLst>
                              </a:blip>
                              <a:srcRect l="1365" t="15547" r="6055" b="17537"/>
                              <a:stretch/>
                            </pic:blipFill>
                            <pic:spPr bwMode="auto">
                              <a:xfrm>
                                <a:off x="0" y="8624"/>
                                <a:ext cx="3312407" cy="179553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Picture 2"/>
                              <pic:cNvPicPr>
                                <a:picLocks noGrp="1" noChangeAspect="1"/>
                              </pic:cNvPicPr>
                            </pic:nvPicPr>
                            <pic:blipFill rotWithShape="1">
                              <a:blip r:embed="rId30">
                                <a:extLst>
                                  <a:ext uri="{28A0092B-C50C-407E-A947-70E740481C1C}">
                                    <a14:useLocalDpi xmlns:a14="http://schemas.microsoft.com/office/drawing/2010/main" val="0"/>
                                  </a:ext>
                                </a:extLst>
                              </a:blip>
                              <a:srcRect l="7717" t="15995" r="5623" b="17265"/>
                              <a:stretch/>
                            </pic:blipFill>
                            <pic:spPr bwMode="auto">
                              <a:xfrm>
                                <a:off x="3303916" y="8168"/>
                                <a:ext cx="3132385" cy="1809029"/>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4" name="Picture 8"/>
                            <pic:cNvPicPr>
                              <a:picLocks noGrp="1" noChangeAspect="1"/>
                            </pic:cNvPicPr>
                          </pic:nvPicPr>
                          <pic:blipFill rotWithShape="1">
                            <a:blip r:embed="rId31">
                              <a:extLst>
                                <a:ext uri="{28A0092B-C50C-407E-A947-70E740481C1C}">
                                  <a14:useLocalDpi xmlns:a14="http://schemas.microsoft.com/office/drawing/2010/main" val="0"/>
                                </a:ext>
                              </a:extLst>
                            </a:blip>
                            <a:srcRect l="2508" t="14582" r="6033" b="10913"/>
                            <a:stretch/>
                          </pic:blipFill>
                          <pic:spPr bwMode="auto">
                            <a:xfrm>
                              <a:off x="7951" y="1788951"/>
                              <a:ext cx="3311525" cy="2023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6"/>
                            <pic:cNvPicPr>
                              <a:picLocks noGrp="1" noChangeAspect="1"/>
                            </pic:cNvPicPr>
                          </pic:nvPicPr>
                          <pic:blipFill rotWithShape="1">
                            <a:blip r:embed="rId32" cstate="print">
                              <a:extLst>
                                <a:ext uri="{28A0092B-C50C-407E-A947-70E740481C1C}">
                                  <a14:useLocalDpi xmlns:a14="http://schemas.microsoft.com/office/drawing/2010/main" val="0"/>
                                </a:ext>
                              </a:extLst>
                            </a:blip>
                            <a:srcRect l="7911" t="15286" r="6034" b="11254"/>
                            <a:stretch/>
                          </pic:blipFill>
                          <pic:spPr bwMode="auto">
                            <a:xfrm>
                              <a:off x="3317141" y="1796828"/>
                              <a:ext cx="3131820" cy="2015077"/>
                            </a:xfrm>
                            <a:prstGeom prst="rect">
                              <a:avLst/>
                            </a:prstGeom>
                            <a:noFill/>
                            <a:ln>
                              <a:noFill/>
                            </a:ln>
                            <a:extLst>
                              <a:ext uri="{53640926-AAD7-44D8-BBD7-CCE9431645EC}">
                                <a14:shadowObscured xmlns:a14="http://schemas.microsoft.com/office/drawing/2010/main"/>
                              </a:ext>
                            </a:extLst>
                          </pic:spPr>
                        </pic:pic>
                      </wpg:grpSp>
                      <wpg:grpSp>
                        <wpg:cNvPr id="28" name="קבוצה 28"/>
                        <wpg:cNvGrpSpPr/>
                        <wpg:grpSpPr>
                          <a:xfrm>
                            <a:off x="1952625" y="885825"/>
                            <a:ext cx="1309340" cy="894671"/>
                            <a:chOff x="0" y="0"/>
                            <a:chExt cx="1309340" cy="894671"/>
                          </a:xfrm>
                        </wpg:grpSpPr>
                        <wps:wsp>
                          <wps:cNvPr id="29" name="אליפסה 16"/>
                          <wps:cNvSpPr/>
                          <wps:spPr>
                            <a:xfrm>
                              <a:off x="0" y="44656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3D3EA0" w14:textId="77777777" w:rsidR="00311578" w:rsidRPr="00C2153F" w:rsidRDefault="00311578" w:rsidP="00311578">
                                <w:pPr>
                                  <w:pStyle w:val="NormalWeb"/>
                                  <w:rPr>
                                    <w:sz w:val="14"/>
                                    <w:szCs w:val="14"/>
                                  </w:rPr>
                                </w:pPr>
                                <w:r w:rsidRPr="00C2153F">
                                  <w:rPr>
                                    <w:rtl/>
                                  </w:rPr>
                                  <w:t>1</w:t>
                                </w:r>
                              </w:p>
                            </w:txbxContent>
                          </wps:txbx>
                          <wps:bodyPr rtlCol="0" anchor="ctr"/>
                        </wps:wsp>
                        <wps:wsp>
                          <wps:cNvPr id="30" name="אליפסה 17"/>
                          <wps:cNvSpPr/>
                          <wps:spPr>
                            <a:xfrm>
                              <a:off x="244549" y="0"/>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83301" w14:textId="77777777" w:rsidR="00311578" w:rsidRPr="00C2153F" w:rsidRDefault="00311578" w:rsidP="00311578">
                                <w:pPr>
                                  <w:pStyle w:val="NormalWeb"/>
                                  <w:rPr>
                                    <w:sz w:val="14"/>
                                    <w:szCs w:val="14"/>
                                  </w:rPr>
                                </w:pPr>
                                <w:r w:rsidRPr="00C2153F">
                                  <w:rPr>
                                    <w:rtl/>
                                  </w:rPr>
                                  <w:t>1</w:t>
                                </w:r>
                              </w:p>
                            </w:txbxContent>
                          </wps:txbx>
                          <wps:bodyPr rtlCol="0" anchor="ctr"/>
                        </wps:wsp>
                        <wps:wsp>
                          <wps:cNvPr id="31" name="אליפסה 18"/>
                          <wps:cNvSpPr/>
                          <wps:spPr>
                            <a:xfrm>
                              <a:off x="542260" y="584791"/>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E96DA8" w14:textId="77777777" w:rsidR="00311578" w:rsidRPr="00C2153F" w:rsidRDefault="00311578" w:rsidP="00311578">
                                <w:pPr>
                                  <w:pStyle w:val="NormalWeb"/>
                                  <w:rPr>
                                    <w:sz w:val="14"/>
                                    <w:szCs w:val="14"/>
                                  </w:rPr>
                                </w:pPr>
                                <w:r w:rsidRPr="00C2153F">
                                  <w:rPr>
                                    <w:rtl/>
                                  </w:rPr>
                                  <w:t>2</w:t>
                                </w:r>
                              </w:p>
                            </w:txbxContent>
                          </wps:txbx>
                          <wps:bodyPr rtlCol="0" anchor="ctr"/>
                        </wps:wsp>
                        <wps:wsp>
                          <wps:cNvPr id="32" name="אליפסה 21"/>
                          <wps:cNvSpPr/>
                          <wps:spPr>
                            <a:xfrm>
                              <a:off x="999460" y="40403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208AA9" w14:textId="77777777" w:rsidR="00311578" w:rsidRPr="00C2153F" w:rsidRDefault="00311578" w:rsidP="00311578">
                                <w:pPr>
                                  <w:pStyle w:val="NormalWeb"/>
                                  <w:rPr>
                                    <w:sz w:val="14"/>
                                    <w:szCs w:val="14"/>
                                  </w:rPr>
                                </w:pPr>
                                <w:r w:rsidRPr="00C2153F">
                                  <w:rPr>
                                    <w:rtl/>
                                  </w:rPr>
                                  <w:t>3</w:t>
                                </w:r>
                              </w:p>
                            </w:txbxContent>
                          </wps:txbx>
                          <wps:bodyPr rtlCol="0" anchor="ctr"/>
                        </wps:wsp>
                      </wpg:grpSp>
                      <wpg:grpSp>
                        <wpg:cNvPr id="33" name="קבוצה 33"/>
                        <wpg:cNvGrpSpPr/>
                        <wpg:grpSpPr>
                          <a:xfrm>
                            <a:off x="1962150" y="2657475"/>
                            <a:ext cx="1309340" cy="894671"/>
                            <a:chOff x="0" y="0"/>
                            <a:chExt cx="1309340" cy="894671"/>
                          </a:xfrm>
                        </wpg:grpSpPr>
                        <wps:wsp>
                          <wps:cNvPr id="34" name="אליפסה 16"/>
                          <wps:cNvSpPr/>
                          <wps:spPr>
                            <a:xfrm>
                              <a:off x="0" y="44656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745646" w14:textId="77777777" w:rsidR="00311578" w:rsidRPr="00C2153F" w:rsidRDefault="00311578" w:rsidP="00311578">
                                <w:pPr>
                                  <w:pStyle w:val="NormalWeb"/>
                                  <w:rPr>
                                    <w:sz w:val="14"/>
                                    <w:szCs w:val="14"/>
                                  </w:rPr>
                                </w:pPr>
                                <w:r w:rsidRPr="00C2153F">
                                  <w:rPr>
                                    <w:rtl/>
                                  </w:rPr>
                                  <w:t>1</w:t>
                                </w:r>
                              </w:p>
                            </w:txbxContent>
                          </wps:txbx>
                          <wps:bodyPr rtlCol="0" anchor="ctr"/>
                        </wps:wsp>
                        <wps:wsp>
                          <wps:cNvPr id="35" name="אליפסה 17"/>
                          <wps:cNvSpPr/>
                          <wps:spPr>
                            <a:xfrm>
                              <a:off x="244549" y="0"/>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1EB650" w14:textId="77777777" w:rsidR="00311578" w:rsidRPr="00C2153F" w:rsidRDefault="00311578" w:rsidP="00311578">
                                <w:pPr>
                                  <w:pStyle w:val="NormalWeb"/>
                                  <w:rPr>
                                    <w:sz w:val="14"/>
                                    <w:szCs w:val="14"/>
                                  </w:rPr>
                                </w:pPr>
                                <w:r w:rsidRPr="00C2153F">
                                  <w:rPr>
                                    <w:rtl/>
                                  </w:rPr>
                                  <w:t>1</w:t>
                                </w:r>
                              </w:p>
                            </w:txbxContent>
                          </wps:txbx>
                          <wps:bodyPr rtlCol="0" anchor="ctr"/>
                        </wps:wsp>
                        <wps:wsp>
                          <wps:cNvPr id="36" name="אליפסה 18"/>
                          <wps:cNvSpPr/>
                          <wps:spPr>
                            <a:xfrm>
                              <a:off x="542260" y="584791"/>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F0B4" w14:textId="77777777" w:rsidR="00311578" w:rsidRPr="00C2153F" w:rsidRDefault="00311578" w:rsidP="00311578">
                                <w:pPr>
                                  <w:pStyle w:val="NormalWeb"/>
                                  <w:rPr>
                                    <w:sz w:val="14"/>
                                    <w:szCs w:val="14"/>
                                  </w:rPr>
                                </w:pPr>
                                <w:r w:rsidRPr="00C2153F">
                                  <w:rPr>
                                    <w:rtl/>
                                  </w:rPr>
                                  <w:t>2</w:t>
                                </w:r>
                              </w:p>
                            </w:txbxContent>
                          </wps:txbx>
                          <wps:bodyPr rtlCol="0" anchor="ctr"/>
                        </wps:wsp>
                        <wps:wsp>
                          <wps:cNvPr id="37" name="אליפסה 21"/>
                          <wps:cNvSpPr/>
                          <wps:spPr>
                            <a:xfrm>
                              <a:off x="999460" y="40403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D31AD5" w14:textId="77777777" w:rsidR="00311578" w:rsidRPr="00C2153F" w:rsidRDefault="00311578" w:rsidP="00311578">
                                <w:pPr>
                                  <w:pStyle w:val="NormalWeb"/>
                                  <w:rPr>
                                    <w:sz w:val="14"/>
                                    <w:szCs w:val="14"/>
                                  </w:rPr>
                                </w:pPr>
                                <w:r w:rsidRPr="00C2153F">
                                  <w:rPr>
                                    <w:rtl/>
                                  </w:rPr>
                                  <w:t>3</w:t>
                                </w:r>
                              </w:p>
                            </w:txbxContent>
                          </wps:txbx>
                          <wps:bodyPr rtlCol="0" anchor="ctr"/>
                        </wps:wsp>
                      </wpg:grpSp>
                      <wpg:grpSp>
                        <wpg:cNvPr id="38" name="קבוצה 38"/>
                        <wpg:cNvGrpSpPr/>
                        <wpg:grpSpPr>
                          <a:xfrm>
                            <a:off x="5124450" y="904875"/>
                            <a:ext cx="1309340" cy="894671"/>
                            <a:chOff x="0" y="0"/>
                            <a:chExt cx="1309340" cy="894671"/>
                          </a:xfrm>
                        </wpg:grpSpPr>
                        <wps:wsp>
                          <wps:cNvPr id="39" name="אליפסה 16"/>
                          <wps:cNvSpPr/>
                          <wps:spPr>
                            <a:xfrm>
                              <a:off x="0" y="44656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B93785" w14:textId="77777777" w:rsidR="00311578" w:rsidRPr="00C2153F" w:rsidRDefault="00311578" w:rsidP="00311578">
                                <w:pPr>
                                  <w:pStyle w:val="NormalWeb"/>
                                  <w:rPr>
                                    <w:sz w:val="14"/>
                                    <w:szCs w:val="14"/>
                                  </w:rPr>
                                </w:pPr>
                                <w:r w:rsidRPr="00C2153F">
                                  <w:rPr>
                                    <w:rtl/>
                                  </w:rPr>
                                  <w:t>1</w:t>
                                </w:r>
                              </w:p>
                            </w:txbxContent>
                          </wps:txbx>
                          <wps:bodyPr rtlCol="0" anchor="ctr"/>
                        </wps:wsp>
                        <wps:wsp>
                          <wps:cNvPr id="40" name="אליפסה 17"/>
                          <wps:cNvSpPr/>
                          <wps:spPr>
                            <a:xfrm>
                              <a:off x="244549" y="0"/>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93B080" w14:textId="77777777" w:rsidR="00311578" w:rsidRPr="00C2153F" w:rsidRDefault="00311578" w:rsidP="00311578">
                                <w:pPr>
                                  <w:pStyle w:val="NormalWeb"/>
                                  <w:rPr>
                                    <w:sz w:val="14"/>
                                    <w:szCs w:val="14"/>
                                  </w:rPr>
                                </w:pPr>
                                <w:r w:rsidRPr="00C2153F">
                                  <w:rPr>
                                    <w:rtl/>
                                  </w:rPr>
                                  <w:t>1</w:t>
                                </w:r>
                              </w:p>
                            </w:txbxContent>
                          </wps:txbx>
                          <wps:bodyPr rtlCol="0" anchor="ctr"/>
                        </wps:wsp>
                        <wps:wsp>
                          <wps:cNvPr id="41" name="אליפסה 18"/>
                          <wps:cNvSpPr/>
                          <wps:spPr>
                            <a:xfrm>
                              <a:off x="542260" y="584791"/>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E6E769" w14:textId="77777777" w:rsidR="00311578" w:rsidRPr="00C2153F" w:rsidRDefault="00311578" w:rsidP="00311578">
                                <w:pPr>
                                  <w:pStyle w:val="NormalWeb"/>
                                  <w:rPr>
                                    <w:sz w:val="14"/>
                                    <w:szCs w:val="14"/>
                                  </w:rPr>
                                </w:pPr>
                                <w:r w:rsidRPr="00C2153F">
                                  <w:rPr>
                                    <w:rtl/>
                                  </w:rPr>
                                  <w:t>2</w:t>
                                </w:r>
                              </w:p>
                            </w:txbxContent>
                          </wps:txbx>
                          <wps:bodyPr rtlCol="0" anchor="ctr"/>
                        </wps:wsp>
                        <wps:wsp>
                          <wps:cNvPr id="42" name="אליפסה 21"/>
                          <wps:cNvSpPr/>
                          <wps:spPr>
                            <a:xfrm>
                              <a:off x="999460" y="40403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485082" w14:textId="77777777" w:rsidR="00311578" w:rsidRPr="00C2153F" w:rsidRDefault="00311578" w:rsidP="00311578">
                                <w:pPr>
                                  <w:pStyle w:val="NormalWeb"/>
                                  <w:rPr>
                                    <w:sz w:val="14"/>
                                    <w:szCs w:val="14"/>
                                  </w:rPr>
                                </w:pPr>
                                <w:r w:rsidRPr="00C2153F">
                                  <w:rPr>
                                    <w:rtl/>
                                  </w:rPr>
                                  <w:t>3</w:t>
                                </w:r>
                              </w:p>
                            </w:txbxContent>
                          </wps:txbx>
                          <wps:bodyPr rtlCol="0" anchor="ctr"/>
                        </wps:wsp>
                      </wpg:grpSp>
                      <wpg:grpSp>
                        <wpg:cNvPr id="43" name="קבוצה 43"/>
                        <wpg:cNvGrpSpPr/>
                        <wpg:grpSpPr>
                          <a:xfrm>
                            <a:off x="5105400" y="2695575"/>
                            <a:ext cx="1309340" cy="894671"/>
                            <a:chOff x="0" y="0"/>
                            <a:chExt cx="1309340" cy="894671"/>
                          </a:xfrm>
                        </wpg:grpSpPr>
                        <wps:wsp>
                          <wps:cNvPr id="44" name="אליפסה 16"/>
                          <wps:cNvSpPr/>
                          <wps:spPr>
                            <a:xfrm>
                              <a:off x="0" y="44656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4548E5" w14:textId="77777777" w:rsidR="00311578" w:rsidRPr="00C2153F" w:rsidRDefault="00311578" w:rsidP="00311578">
                                <w:pPr>
                                  <w:pStyle w:val="NormalWeb"/>
                                  <w:rPr>
                                    <w:sz w:val="14"/>
                                    <w:szCs w:val="14"/>
                                  </w:rPr>
                                </w:pPr>
                                <w:r w:rsidRPr="00C2153F">
                                  <w:rPr>
                                    <w:rtl/>
                                  </w:rPr>
                                  <w:t>1</w:t>
                                </w:r>
                              </w:p>
                            </w:txbxContent>
                          </wps:txbx>
                          <wps:bodyPr rtlCol="0" anchor="ctr"/>
                        </wps:wsp>
                        <wps:wsp>
                          <wps:cNvPr id="45" name="אליפסה 17"/>
                          <wps:cNvSpPr/>
                          <wps:spPr>
                            <a:xfrm>
                              <a:off x="244549" y="0"/>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0A3F7A" w14:textId="77777777" w:rsidR="00311578" w:rsidRPr="00C2153F" w:rsidRDefault="00311578" w:rsidP="00311578">
                                <w:pPr>
                                  <w:pStyle w:val="NormalWeb"/>
                                  <w:rPr>
                                    <w:sz w:val="14"/>
                                    <w:szCs w:val="14"/>
                                  </w:rPr>
                                </w:pPr>
                                <w:r w:rsidRPr="00C2153F">
                                  <w:rPr>
                                    <w:rtl/>
                                  </w:rPr>
                                  <w:t>1</w:t>
                                </w:r>
                              </w:p>
                            </w:txbxContent>
                          </wps:txbx>
                          <wps:bodyPr rtlCol="0" anchor="ctr"/>
                        </wps:wsp>
                        <wps:wsp>
                          <wps:cNvPr id="46" name="אליפסה 18"/>
                          <wps:cNvSpPr/>
                          <wps:spPr>
                            <a:xfrm>
                              <a:off x="542260" y="584791"/>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31ED55" w14:textId="77777777" w:rsidR="00311578" w:rsidRPr="00C2153F" w:rsidRDefault="00311578" w:rsidP="00311578">
                                <w:pPr>
                                  <w:pStyle w:val="NormalWeb"/>
                                  <w:rPr>
                                    <w:sz w:val="14"/>
                                    <w:szCs w:val="14"/>
                                  </w:rPr>
                                </w:pPr>
                                <w:r w:rsidRPr="00C2153F">
                                  <w:rPr>
                                    <w:rtl/>
                                  </w:rPr>
                                  <w:t>2</w:t>
                                </w:r>
                              </w:p>
                            </w:txbxContent>
                          </wps:txbx>
                          <wps:bodyPr rtlCol="0" anchor="ctr"/>
                        </wps:wsp>
                        <wps:wsp>
                          <wps:cNvPr id="47" name="אליפסה 21"/>
                          <wps:cNvSpPr/>
                          <wps:spPr>
                            <a:xfrm>
                              <a:off x="999460" y="404038"/>
                              <a:ext cx="309880" cy="309880"/>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AB0B1" w14:textId="77777777" w:rsidR="00311578" w:rsidRPr="00C2153F" w:rsidRDefault="00311578" w:rsidP="00311578">
                                <w:pPr>
                                  <w:pStyle w:val="NormalWeb"/>
                                  <w:rPr>
                                    <w:sz w:val="14"/>
                                    <w:szCs w:val="14"/>
                                  </w:rPr>
                                </w:pPr>
                                <w:r w:rsidRPr="00C2153F">
                                  <w:rPr>
                                    <w:rtl/>
                                  </w:rPr>
                                  <w:t>3</w:t>
                                </w:r>
                              </w:p>
                            </w:txbxContent>
                          </wps:txbx>
                          <wps:bodyPr rtlCol="0" anchor="ctr"/>
                        </wps:wsp>
                      </wpg:grpSp>
                      <wps:wsp>
                        <wps:cNvPr id="48" name="מלבן 48"/>
                        <wps:cNvSpPr/>
                        <wps:spPr>
                          <a:xfrm>
                            <a:off x="361950" y="104775"/>
                            <a:ext cx="859809" cy="327547"/>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955D5" w14:textId="77777777" w:rsidR="00311578" w:rsidRPr="00304E79" w:rsidRDefault="00311578" w:rsidP="00311578">
                              <w:pPr>
                                <w:rPr>
                                  <w:vertAlign w:val="superscript"/>
                                </w:rPr>
                              </w:pPr>
                              <w:r w:rsidRPr="00304E79">
                                <w:t>A – C</w:t>
                              </w:r>
                              <w:r w:rsidRPr="00304E79">
                                <w:rPr>
                                  <w:vertAlign w:val="superscript"/>
                                </w:rPr>
                                <w:t>-</w:t>
                              </w:r>
                              <w:r w:rsidRPr="00304E79">
                                <w:t>, F</w:t>
                              </w:r>
                              <w:r w:rsidRPr="00304E79">
                                <w:rPr>
                                  <w:vertAlign w:val="superscrip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מלבן 49"/>
                        <wps:cNvSpPr/>
                        <wps:spPr>
                          <a:xfrm>
                            <a:off x="3514725" y="104775"/>
                            <a:ext cx="859809" cy="327547"/>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EBCED" w14:textId="77777777" w:rsidR="00311578" w:rsidRPr="00304E79" w:rsidRDefault="00311578" w:rsidP="00311578">
                              <w:r>
                                <w:t>B – C</w:t>
                              </w:r>
                              <w:r>
                                <w:rPr>
                                  <w:vertAlign w:val="superscript"/>
                                </w:rPr>
                                <w:t>+</w:t>
                              </w:r>
                              <w:r>
                                <w:t>, F</w:t>
                              </w:r>
                              <w:r>
                                <w:rPr>
                                  <w:vertAlign w:val="superscrip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מלבן 50"/>
                        <wps:cNvSpPr/>
                        <wps:spPr>
                          <a:xfrm>
                            <a:off x="3486150" y="2047875"/>
                            <a:ext cx="859809" cy="327547"/>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27CFB" w14:textId="77777777" w:rsidR="00311578" w:rsidRPr="00304E79" w:rsidRDefault="00311578" w:rsidP="00311578">
                              <w:pPr>
                                <w:bidi w:val="0"/>
                                <w:rPr>
                                  <w:vertAlign w:val="superscript"/>
                                </w:rPr>
                              </w:pPr>
                              <w:r>
                                <w:t>D – C</w:t>
                              </w:r>
                              <w:r>
                                <w:rPr>
                                  <w:vertAlign w:val="superscript"/>
                                </w:rPr>
                                <w:t>+</w:t>
                              </w:r>
                              <w:r>
                                <w:t>, F</w:t>
                              </w:r>
                              <w:r>
                                <w:rPr>
                                  <w:rFonts w:hint="cs"/>
                                  <w:vertAlign w:val="superscript"/>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מלבן 51"/>
                        <wps:cNvSpPr/>
                        <wps:spPr>
                          <a:xfrm>
                            <a:off x="361950" y="1962150"/>
                            <a:ext cx="859809" cy="327547"/>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17B75" w14:textId="77777777" w:rsidR="00311578" w:rsidRPr="00304E79" w:rsidRDefault="00311578" w:rsidP="00311578">
                              <w:pPr>
                                <w:rPr>
                                  <w:vertAlign w:val="superscript"/>
                                </w:rPr>
                              </w:pPr>
                              <w:r>
                                <w:t>C – C</w:t>
                              </w:r>
                              <w:r>
                                <w:rPr>
                                  <w:vertAlign w:val="superscript"/>
                                </w:rPr>
                                <w:t>-</w:t>
                              </w:r>
                              <w:r>
                                <w:t>, F</w:t>
                              </w:r>
                              <w:r>
                                <w:rPr>
                                  <w:vertAlign w:val="superscrip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EB68FC" id="קבוצה 9" o:spid="_x0000_s1043" style="position:absolute;left:0;text-align:left;margin-left:0;margin-top:79.7pt;width:507.15pt;height:300.15pt;z-index:251695104;mso-position-horizontal:center;mso-position-horizontal-relative:margin" coordsize="64410,38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">
                <v:group id="קבוצה 16" o:spid="_x0000_s1044" style="position:absolute;width:64410;height:38120" coordorigin="79" coordsize="64410,38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קבוצה 17" o:spid="_x0000_s1045" style="position:absolute;left:106;width:64351;height:18053" coordorigin=",81" coordsize="64363,18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v:group id="קבוצה 28" o:spid="_x0000_s1050" style="position:absolute;left:19526;top:8858;width:13093;height:8946" coordsize="13093,8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_x0000_s1051" style="position:absolute;top:4465;width:3098;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CsMMA&#10;AADbAAAADwAAAGRycy9kb3ducmV2LnhtbESPQWsCMRSE7wX/Q3iCF6nZ7kHtahSRClKwoJaeH5vn&#10;ZnHzsiZRt//eCIUeh5n5hpkvO9uIG/lQO1bwNspAEJdO11wp+D5uXqcgQkTW2DgmBb8UYLnovcyx&#10;0O7Oe7odYiUShEOBCkyMbSFlKA1ZDCPXEifv5LzFmKSvpPZ4T3DbyDzLxtJizWnBYEtrQ+X5cLUK&#10;tnFy8Tv5aeSFrx+r4Vdem/xHqUG/W81AROrif/ivvdUK8nd4fk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xCsMMAAADbAAAADwAAAAAAAAAAAAAAAACYAgAAZHJzL2Rv&#10;d25yZXYueG1sUEsFBgAAAAAEAAQA9QAAAIgDAAAAAA==&#10;" fillcolor="#5b9bd5 [3204]" strokecolor="#1f4d78 [1604]" strokeweight="1pt">
                    <v:fill opacity="19789f"/>
                    <v:stroke joinstyle="miter"/>
                    <v:textbox>
                      <w:txbxContent>
                        <w:p w14:paraId="023D3EA0" w14:textId="77777777" w:rsidR="00311578" w:rsidRPr="00C2153F" w:rsidRDefault="00311578" w:rsidP="00311578">
                          <w:pPr>
                            <w:pStyle w:val="NormalWeb"/>
                            <w:rPr>
                              <w:sz w:val="14"/>
                              <w:szCs w:val="14"/>
                            </w:rPr>
                          </w:pPr>
                          <w:r w:rsidRPr="00C2153F">
                            <w:rPr>
                              <w:rtl/>
                            </w:rPr>
                            <w:t>1</w:t>
                          </w:r>
                        </w:p>
                      </w:txbxContent>
                    </v:textbox>
                  </v:oval>
                  <v:oval id="אליפסה 17" o:spid="_x0000_s1052" style="position:absolute;left:2445;width:3099;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98MAA&#10;AADbAAAADwAAAGRycy9kb3ducmV2LnhtbERPTWsCMRC9F/ofwhS8FM12BZWtUaQoiKCgLT0Pm3Gz&#10;uJmsSdT135uD4PHxvqfzzjbiSj7UjhV8DTIQxKXTNVcK/n5X/QmIEJE1No5JwZ0CzGfvb1MstLvx&#10;nq6HWIkUwqFABSbGtpAylIYshoFriRN3dN5iTNBXUnu8pXDbyDzLRtJizanBYEs/hsrT4WIVrOP4&#10;7LdyY+SZL8vF5y6vTf6vVO+jW3yDiNTFl/jpXmsFw7Q+fUk/QM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998MAAAADbAAAADwAAAAAAAAAAAAAAAACYAgAAZHJzL2Rvd25y&#10;ZXYueG1sUEsFBgAAAAAEAAQA9QAAAIUDAAAAAA==&#10;" fillcolor="#5b9bd5 [3204]" strokecolor="#1f4d78 [1604]" strokeweight="1pt">
                    <v:fill opacity="19789f"/>
                    <v:stroke joinstyle="miter"/>
                    <v:textbox>
                      <w:txbxContent>
                        <w:p w14:paraId="02983301" w14:textId="77777777" w:rsidR="00311578" w:rsidRPr="00C2153F" w:rsidRDefault="00311578" w:rsidP="00311578">
                          <w:pPr>
                            <w:pStyle w:val="NormalWeb"/>
                            <w:rPr>
                              <w:sz w:val="14"/>
                              <w:szCs w:val="14"/>
                            </w:rPr>
                          </w:pPr>
                          <w:r w:rsidRPr="00C2153F">
                            <w:rPr>
                              <w:rtl/>
                            </w:rPr>
                            <w:t>1</w:t>
                          </w:r>
                        </w:p>
                      </w:txbxContent>
                    </v:textbox>
                  </v:oval>
                  <v:oval id="אליפסה 18" o:spid="_x0000_s1053" style="position:absolute;left:5422;top:5847;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PYa8MA&#10;AADbAAAADwAAAGRycy9kb3ducmV2LnhtbESPQWsCMRSE74L/ITzBS9GsW2hlaxQRBREq1JaeH5vn&#10;ZnHzsiZR13/fFASPw8x8w8wWnW3ElXyoHSuYjDMQxKXTNVcKfr43oymIEJE1No5JwZ0CLOb93gwL&#10;7W78RddDrESCcChQgYmxLaQMpSGLYexa4uQdnbcYk/SV1B5vCW4bmWfZm7RYc1ow2NLKUHk6XKyC&#10;bXw/+0+5M/LMl/XyZZ/XJv9Vajjolh8gInXxGX60t1rB6wT+v6Q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PYa8MAAADbAAAADwAAAAAAAAAAAAAAAACYAgAAZHJzL2Rv&#10;d25yZXYueG1sUEsFBgAAAAAEAAQA9QAAAIgDAAAAAA==&#10;" fillcolor="#5b9bd5 [3204]" strokecolor="#1f4d78 [1604]" strokeweight="1pt">
                    <v:fill opacity="19789f"/>
                    <v:stroke joinstyle="miter"/>
                    <v:textbox>
                      <w:txbxContent>
                        <w:p w14:paraId="23E96DA8" w14:textId="77777777" w:rsidR="00311578" w:rsidRPr="00C2153F" w:rsidRDefault="00311578" w:rsidP="00311578">
                          <w:pPr>
                            <w:pStyle w:val="NormalWeb"/>
                            <w:rPr>
                              <w:sz w:val="14"/>
                              <w:szCs w:val="14"/>
                            </w:rPr>
                          </w:pPr>
                          <w:r w:rsidRPr="00C2153F">
                            <w:rPr>
                              <w:rtl/>
                            </w:rPr>
                            <w:t>2</w:t>
                          </w:r>
                        </w:p>
                      </w:txbxContent>
                    </v:textbox>
                  </v:oval>
                  <v:oval id="אליפסה 21" o:spid="_x0000_s1054" style="position:absolute;left:9994;top:4040;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GHMMA&#10;AADbAAAADwAAAGRycy9kb3ducmV2LnhtbESPQWsCMRSE7wX/Q3iCF6nZrqBlNYpIBSlYUEvPj81z&#10;s7h5WZOo239vhEKPw8x8w8yXnW3EjXyoHSt4G2UgiEuna64UfB83r+8gQkTW2DgmBb8UYLnovcyx&#10;0O7Oe7odYiUShEOBCkyMbSFlKA1ZDCPXEifv5LzFmKSvpPZ4T3DbyDzLJtJizWnBYEtrQ+X5cLUK&#10;tnF68Tv5aeSFrx+r4Vdem/xHqUG/W81AROrif/ivvdUKxjk8v6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FGHMMAAADbAAAADwAAAAAAAAAAAAAAAACYAgAAZHJzL2Rv&#10;d25yZXYueG1sUEsFBgAAAAAEAAQA9QAAAIgDAAAAAA==&#10;" fillcolor="#5b9bd5 [3204]" strokecolor="#1f4d78 [1604]" strokeweight="1pt">
                    <v:fill opacity="19789f"/>
                    <v:stroke joinstyle="miter"/>
                    <v:textbox>
                      <w:txbxContent>
                        <w:p w14:paraId="4D208AA9" w14:textId="77777777" w:rsidR="00311578" w:rsidRPr="00C2153F" w:rsidRDefault="00311578" w:rsidP="00311578">
                          <w:pPr>
                            <w:pStyle w:val="NormalWeb"/>
                            <w:rPr>
                              <w:sz w:val="14"/>
                              <w:szCs w:val="14"/>
                            </w:rPr>
                          </w:pPr>
                          <w:r w:rsidRPr="00C2153F">
                            <w:rPr>
                              <w:rtl/>
                            </w:rPr>
                            <w:t>3</w:t>
                          </w:r>
                        </w:p>
                      </w:txbxContent>
                    </v:textbox>
                  </v:oval>
                </v:group>
                <v:group id="קבוצה 33" o:spid="_x0000_s1055" style="position:absolute;left:19621;top:26574;width:13093;height:8947" coordsize="13093,8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oval id="_x0000_s1056" style="position:absolute;top:4465;width:3098;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788QA&#10;AADbAAAADwAAAGRycy9kb3ducmV2LnhtbESPQWsCMRSE74L/ITzBS6lZt8WWrVFELIhQwbX0/Ni8&#10;bpZuXtYk6vbfN0LB4zAz3zDzZW9bcSEfGscKppMMBHHldMO1gs/j++MriBCRNbaOScEvBVguhoM5&#10;Ftpd+UCXMtYiQTgUqMDE2BVShsqQxTBxHXHyvp23GJP0tdQerwluW5ln2UxabDgtGOxobaj6Kc9W&#10;wTa+nPyH3Bl54vNm9bDPG5N/KTUe9as3EJH6eA//t7dawdMz3L6k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Ue/PEAAAA2wAAAA8AAAAAAAAAAAAAAAAAmAIAAGRycy9k&#10;b3ducmV2LnhtbFBLBQYAAAAABAAEAPUAAACJAwAAAAA=&#10;" fillcolor="#5b9bd5 [3204]" strokecolor="#1f4d78 [1604]" strokeweight="1pt">
                    <v:fill opacity="19789f"/>
                    <v:stroke joinstyle="miter"/>
                    <v:textbox>
                      <w:txbxContent>
                        <w:p w14:paraId="74745646" w14:textId="77777777" w:rsidR="00311578" w:rsidRPr="00C2153F" w:rsidRDefault="00311578" w:rsidP="00311578">
                          <w:pPr>
                            <w:pStyle w:val="NormalWeb"/>
                            <w:rPr>
                              <w:sz w:val="14"/>
                              <w:szCs w:val="14"/>
                            </w:rPr>
                          </w:pPr>
                          <w:r w:rsidRPr="00C2153F">
                            <w:rPr>
                              <w:rtl/>
                            </w:rPr>
                            <w:t>1</w:t>
                          </w:r>
                        </w:p>
                      </w:txbxContent>
                    </v:textbox>
                  </v:oval>
                  <v:oval id="אליפסה 17" o:spid="_x0000_s1057" style="position:absolute;left:2445;width:3099;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eaMQA&#10;AADbAAAADwAAAGRycy9kb3ducmV2LnhtbESPQWsCMRSE74L/ITzBS6lZt9SWrVFELIhQwbX0/Ni8&#10;bpZuXtYk6vbfN0LB4zAz3zDzZW9bcSEfGscKppMMBHHldMO1gs/j++MriBCRNbaOScEvBVguhoM5&#10;Ftpd+UCXMtYiQTgUqMDE2BVShsqQxTBxHXHyvp23GJP0tdQerwluW5ln2UxabDgtGOxobaj6Kc9W&#10;wTa+nPyH3Bl54vNm9bDPG5N/KTUe9as3EJH6eA//t7dawdMz3L6k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Y3mjEAAAA2wAAAA8AAAAAAAAAAAAAAAAAmAIAAGRycy9k&#10;b3ducmV2LnhtbFBLBQYAAAAABAAEAPUAAACJAwAAAAA=&#10;" fillcolor="#5b9bd5 [3204]" strokecolor="#1f4d78 [1604]" strokeweight="1pt">
                    <v:fill opacity="19789f"/>
                    <v:stroke joinstyle="miter"/>
                    <v:textbox>
                      <w:txbxContent>
                        <w:p w14:paraId="2E1EB650" w14:textId="77777777" w:rsidR="00311578" w:rsidRPr="00C2153F" w:rsidRDefault="00311578" w:rsidP="00311578">
                          <w:pPr>
                            <w:pStyle w:val="NormalWeb"/>
                            <w:rPr>
                              <w:sz w:val="14"/>
                              <w:szCs w:val="14"/>
                            </w:rPr>
                          </w:pPr>
                          <w:r w:rsidRPr="00C2153F">
                            <w:rPr>
                              <w:rtl/>
                            </w:rPr>
                            <w:t>1</w:t>
                          </w:r>
                        </w:p>
                      </w:txbxContent>
                    </v:textbox>
                  </v:oval>
                  <v:oval id="אליפסה 18" o:spid="_x0000_s1058" style="position:absolute;left:5422;top:5847;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AH8QA&#10;AADbAAAADwAAAGRycy9kb3ducmV2LnhtbESPUWvCMBSF3wX/Q7jCXmSm68CN2lRkbCADhan4fGnu&#10;mrLmpiZRu39vBgMfD+ec73DK5WA7cSEfWscKnmYZCOLa6ZYbBYf9x+MriBCRNXaOScEvBVhW41GJ&#10;hXZX/qLLLjYiQTgUqMDE2BdShtqQxTBzPXHyvp23GJP0jdQerwluO5ln2VxabDktGOzpzVD9sztb&#10;Bev4cvIb+Wnkic/vq+k2b01+VOphMqwWICIN8R7+b6+1guc5/H1JP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KQB/EAAAA2wAAAA8AAAAAAAAAAAAAAAAAmAIAAGRycy9k&#10;b3ducmV2LnhtbFBLBQYAAAAABAAEAPUAAACJAwAAAAA=&#10;" fillcolor="#5b9bd5 [3204]" strokecolor="#1f4d78 [1604]" strokeweight="1pt">
                    <v:fill opacity="19789f"/>
                    <v:stroke joinstyle="miter"/>
                    <v:textbox>
                      <w:txbxContent>
                        <w:p w14:paraId="6B44F0B4" w14:textId="77777777" w:rsidR="00311578" w:rsidRPr="00C2153F" w:rsidRDefault="00311578" w:rsidP="00311578">
                          <w:pPr>
                            <w:pStyle w:val="NormalWeb"/>
                            <w:rPr>
                              <w:sz w:val="14"/>
                              <w:szCs w:val="14"/>
                            </w:rPr>
                          </w:pPr>
                          <w:r w:rsidRPr="00C2153F">
                            <w:rPr>
                              <w:rtl/>
                            </w:rPr>
                            <w:t>2</w:t>
                          </w:r>
                        </w:p>
                      </w:txbxContent>
                    </v:textbox>
                  </v:oval>
                  <v:oval id="אליפסה 21" o:spid="_x0000_s1059" style="position:absolute;left:9994;top:4040;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blhMQA&#10;AADbAAAADwAAAGRycy9kb3ducmV2LnhtbESPUWvCMBSF3wX/Q7jCXmSm60BHbSoyNpCBwlR8vjR3&#10;TVlzU5Oo3b83g8EeD+ec73DK1WA7cSUfWscKnmYZCOLa6ZYbBcfD++MLiBCRNXaOScEPBVhV41GJ&#10;hXY3/qTrPjYiQTgUqMDE2BdShtqQxTBzPXHyvpy3GJP0jdQebwluO5ln2VxabDktGOzp1VD9vb9Y&#10;BZu4OPut/DDyzJe39XSXtyY/KfUwGdZLEJGG+B/+a2+0gucF/H5JP0B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G5YTEAAAA2wAAAA8AAAAAAAAAAAAAAAAAmAIAAGRycy9k&#10;b3ducmV2LnhtbFBLBQYAAAAABAAEAPUAAACJAwAAAAA=&#10;" fillcolor="#5b9bd5 [3204]" strokecolor="#1f4d78 [1604]" strokeweight="1pt">
                    <v:fill opacity="19789f"/>
                    <v:stroke joinstyle="miter"/>
                    <v:textbox>
                      <w:txbxContent>
                        <w:p w14:paraId="4ED31AD5" w14:textId="77777777" w:rsidR="00311578" w:rsidRPr="00C2153F" w:rsidRDefault="00311578" w:rsidP="00311578">
                          <w:pPr>
                            <w:pStyle w:val="NormalWeb"/>
                            <w:rPr>
                              <w:sz w:val="14"/>
                              <w:szCs w:val="14"/>
                            </w:rPr>
                          </w:pPr>
                          <w:r w:rsidRPr="00C2153F">
                            <w:rPr>
                              <w:rtl/>
                            </w:rPr>
                            <w:t>3</w:t>
                          </w:r>
                        </w:p>
                      </w:txbxContent>
                    </v:textbox>
                  </v:oval>
                </v:group>
                <v:group id="קבוצה 38" o:spid="_x0000_s1060" style="position:absolute;left:51244;top:9048;width:13093;height:8947" coordsize="13093,8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oval id="_x0000_s1061" style="position:absolute;top:4465;width:3098;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bcQA&#10;AADbAAAADwAAAGRycy9kb3ducmV2LnhtbESPQWsCMRSE74L/ITzBS6lZt1DbrVFELIhQwbX0/Ni8&#10;bpZuXtYk6vbfN0LB4zAz3zDzZW9bcSEfGscKppMMBHHldMO1gs/j++MLiBCRNbaOScEvBVguhoM5&#10;Ftpd+UCXMtYiQTgUqMDE2BVShsqQxTBxHXHyvp23GJP0tdQerwluW5ln2bO02HBaMNjR2lD1U56t&#10;gm2cnfyH3Bl54vNm9bDPG5N/KTUe9as3EJH6eA//t7dawdMr3L6k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V1G3EAAAA2wAAAA8AAAAAAAAAAAAAAAAAmAIAAGRycy9k&#10;b3ducmV2LnhtbFBLBQYAAAAABAAEAPUAAACJAwAAAAA=&#10;" fillcolor="#5b9bd5 [3204]" strokecolor="#1f4d78 [1604]" strokeweight="1pt">
                    <v:fill opacity="19789f"/>
                    <v:stroke joinstyle="miter"/>
                    <v:textbox>
                      <w:txbxContent>
                        <w:p w14:paraId="13B93785" w14:textId="77777777" w:rsidR="00311578" w:rsidRPr="00C2153F" w:rsidRDefault="00311578" w:rsidP="00311578">
                          <w:pPr>
                            <w:pStyle w:val="NormalWeb"/>
                            <w:rPr>
                              <w:sz w:val="14"/>
                              <w:szCs w:val="14"/>
                            </w:rPr>
                          </w:pPr>
                          <w:r w:rsidRPr="00C2153F">
                            <w:rPr>
                              <w:rtl/>
                            </w:rPr>
                            <w:t>1</w:t>
                          </w:r>
                        </w:p>
                      </w:txbxContent>
                    </v:textbox>
                  </v:oval>
                  <v:oval id="אליפסה 17" o:spid="_x0000_s1062" style="position:absolute;left:2445;width:3099;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OjcAA&#10;AADbAAAADwAAAGRycy9kb3ducmV2LnhtbERPTWsCMRC9F/ofwhS8FM12EZWtUaQoiKCgLT0Pm3Gz&#10;uJmsSdT135uD4PHxvqfzzjbiSj7UjhV8DTIQxKXTNVcK/n5X/QmIEJE1No5JwZ0CzGfvb1MstLvx&#10;nq6HWIkUwqFABSbGtpAylIYshoFriRN3dN5iTNBXUnu8pXDbyDzLRtJizanBYEs/hsrT4WIVrOP4&#10;7LdyY+SZL8vF5y6vTf6vVO+jW3yDiNTFl/jpXmsFw7Q+fUk/QM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kOjcAAAADbAAAADwAAAAAAAAAAAAAAAACYAgAAZHJzL2Rvd25y&#10;ZXYueG1sUEsFBgAAAAAEAAQA9QAAAIUDAAAAAA==&#10;" fillcolor="#5b9bd5 [3204]" strokecolor="#1f4d78 [1604]" strokeweight="1pt">
                    <v:fill opacity="19789f"/>
                    <v:stroke joinstyle="miter"/>
                    <v:textbox>
                      <w:txbxContent>
                        <w:p w14:paraId="4393B080" w14:textId="77777777" w:rsidR="00311578" w:rsidRPr="00C2153F" w:rsidRDefault="00311578" w:rsidP="00311578">
                          <w:pPr>
                            <w:pStyle w:val="NormalWeb"/>
                            <w:rPr>
                              <w:sz w:val="14"/>
                              <w:szCs w:val="14"/>
                            </w:rPr>
                          </w:pPr>
                          <w:r w:rsidRPr="00C2153F">
                            <w:rPr>
                              <w:rtl/>
                            </w:rPr>
                            <w:t>1</w:t>
                          </w:r>
                        </w:p>
                      </w:txbxContent>
                    </v:textbox>
                  </v:oval>
                  <v:oval id="אליפסה 18" o:spid="_x0000_s1063" style="position:absolute;left:5422;top:5847;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FsMA&#10;AADbAAAADwAAAGRycy9kb3ducmV2LnhtbESPQWsCMRSE74L/ITzBS9GsS2llaxQRBREq1JaeH5vn&#10;ZnHzsiZR13/fFASPw8x8w8wWnW3ElXyoHSuYjDMQxKXTNVcKfr43oymIEJE1No5JwZ0CLOb93gwL&#10;7W78RddDrESCcChQgYmxLaQMpSGLYexa4uQdnbcYk/SV1B5vCW4bmWfZm7RYc1ow2NLKUHk6XKyC&#10;bXw/+0+5M/LMl/XyZZ/XJv9Vajjolh8gInXxGX60t1rB6wT+v6Q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WrFsMAAADbAAAADwAAAAAAAAAAAAAAAACYAgAAZHJzL2Rv&#10;d25yZXYueG1sUEsFBgAAAAAEAAQA9QAAAIgDAAAAAA==&#10;" fillcolor="#5b9bd5 [3204]" strokecolor="#1f4d78 [1604]" strokeweight="1pt">
                    <v:fill opacity="19789f"/>
                    <v:stroke joinstyle="miter"/>
                    <v:textbox>
                      <w:txbxContent>
                        <w:p w14:paraId="13E6E769" w14:textId="77777777" w:rsidR="00311578" w:rsidRPr="00C2153F" w:rsidRDefault="00311578" w:rsidP="00311578">
                          <w:pPr>
                            <w:pStyle w:val="NormalWeb"/>
                            <w:rPr>
                              <w:sz w:val="14"/>
                              <w:szCs w:val="14"/>
                            </w:rPr>
                          </w:pPr>
                          <w:r w:rsidRPr="00C2153F">
                            <w:rPr>
                              <w:rtl/>
                            </w:rPr>
                            <w:t>2</w:t>
                          </w:r>
                        </w:p>
                      </w:txbxContent>
                    </v:textbox>
                  </v:oval>
                  <v:oval id="אליפסה 21" o:spid="_x0000_s1064" style="position:absolute;left:9994;top:4040;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1YcMA&#10;AADbAAAADwAAAGRycy9kb3ducmV2LnhtbESPQWsCMRSE7wX/Q3iCF6nZLqJlNYpIBSlYUEvPj81z&#10;s7h5WZOo239vhEKPw8x8w8yXnW3EjXyoHSt4G2UgiEuna64UfB83r+8gQkTW2DgmBb8UYLnovcyx&#10;0O7Oe7odYiUShEOBCkyMbSFlKA1ZDCPXEifv5LzFmKSvpPZ4T3DbyDzLJtJizWnBYEtrQ+X5cLUK&#10;tnF68Tv5aeSFrx+r4Vdem/xHqUG/W81AROrif/ivvdUKxjk8v6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c1YcMAAADbAAAADwAAAAAAAAAAAAAAAACYAgAAZHJzL2Rv&#10;d25yZXYueG1sUEsFBgAAAAAEAAQA9QAAAIgDAAAAAA==&#10;" fillcolor="#5b9bd5 [3204]" strokecolor="#1f4d78 [1604]" strokeweight="1pt">
                    <v:fill opacity="19789f"/>
                    <v:stroke joinstyle="miter"/>
                    <v:textbox>
                      <w:txbxContent>
                        <w:p w14:paraId="1C485082" w14:textId="77777777" w:rsidR="00311578" w:rsidRPr="00C2153F" w:rsidRDefault="00311578" w:rsidP="00311578">
                          <w:pPr>
                            <w:pStyle w:val="NormalWeb"/>
                            <w:rPr>
                              <w:sz w:val="14"/>
                              <w:szCs w:val="14"/>
                            </w:rPr>
                          </w:pPr>
                          <w:r w:rsidRPr="00C2153F">
                            <w:rPr>
                              <w:rtl/>
                            </w:rPr>
                            <w:t>3</w:t>
                          </w:r>
                        </w:p>
                      </w:txbxContent>
                    </v:textbox>
                  </v:oval>
                </v:group>
                <v:group id="קבוצה 43" o:spid="_x0000_s1065" style="position:absolute;left:51054;top:26955;width:13093;height:8947" coordsize="13093,8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_x0000_s1066" style="position:absolute;top:4465;width:3098;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IjsQA&#10;AADbAAAADwAAAGRycy9kb3ducmV2LnhtbESPUWvCMBSF34X9h3AHe5GZroiOrqnIUJCBgm7s+dLc&#10;NWXNTU2idv9+EQQfD+ec73DKxWA7cSYfWscKXiYZCOLa6ZYbBV+f6+dXECEia+wck4I/CrCoHkYl&#10;FtpdeE/nQ2xEgnAoUIGJsS+kDLUhi2HieuLk/ThvMSbpG6k9XhLcdjLPspm02HJaMNjTu6H693Cy&#10;CjZxfvRb+WHkkU+r5XiXtyb/VurpcVi+gYg0xHv41t5oBdMpXL+kHy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SCI7EAAAA2wAAAA8AAAAAAAAAAAAAAAAAmAIAAGRycy9k&#10;b3ducmV2LnhtbFBLBQYAAAAABAAEAPUAAACJAwAAAAA=&#10;" fillcolor="#5b9bd5 [3204]" strokecolor="#1f4d78 [1604]" strokeweight="1pt">
                    <v:fill opacity="19789f"/>
                    <v:stroke joinstyle="miter"/>
                    <v:textbox>
                      <w:txbxContent>
                        <w:p w14:paraId="1D4548E5" w14:textId="77777777" w:rsidR="00311578" w:rsidRPr="00C2153F" w:rsidRDefault="00311578" w:rsidP="00311578">
                          <w:pPr>
                            <w:pStyle w:val="NormalWeb"/>
                            <w:rPr>
                              <w:sz w:val="14"/>
                              <w:szCs w:val="14"/>
                            </w:rPr>
                          </w:pPr>
                          <w:r w:rsidRPr="00C2153F">
                            <w:rPr>
                              <w:rtl/>
                            </w:rPr>
                            <w:t>1</w:t>
                          </w:r>
                        </w:p>
                      </w:txbxContent>
                    </v:textbox>
                  </v:oval>
                  <v:oval id="אליפסה 17" o:spid="_x0000_s1067" style="position:absolute;left:2445;width:3099;height:3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6tFcQA&#10;AADbAAAADwAAAGRycy9kb3ducmV2LnhtbESPQWsCMRSE74L/ITzBS6lZl9aWrVFELIhQwbX0/Ni8&#10;bpZuXtYk6vbfN0LB4zAz3zDzZW9bcSEfGscKppMMBHHldMO1gs/j++MriBCRNbaOScEvBVguhoM5&#10;Ftpd+UCXMtYiQTgUqMDE2BVShsqQxTBxHXHyvp23GJP0tdQerwluW5ln2UxabDgtGOxobaj6Kc9W&#10;wTa+nPyH3Bl54vNm9bDPG5N/KTUe9as3EJH6eA//t7dawdMz3L6k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erRXEAAAA2wAAAA8AAAAAAAAAAAAAAAAAmAIAAGRycy9k&#10;b3ducmV2LnhtbFBLBQYAAAAABAAEAPUAAACJAwAAAAA=&#10;" fillcolor="#5b9bd5 [3204]" strokecolor="#1f4d78 [1604]" strokeweight="1pt">
                    <v:fill opacity="19789f"/>
                    <v:stroke joinstyle="miter"/>
                    <v:textbox>
                      <w:txbxContent>
                        <w:p w14:paraId="060A3F7A" w14:textId="77777777" w:rsidR="00311578" w:rsidRPr="00C2153F" w:rsidRDefault="00311578" w:rsidP="00311578">
                          <w:pPr>
                            <w:pStyle w:val="NormalWeb"/>
                            <w:rPr>
                              <w:sz w:val="14"/>
                              <w:szCs w:val="14"/>
                            </w:rPr>
                          </w:pPr>
                          <w:r w:rsidRPr="00C2153F">
                            <w:rPr>
                              <w:rtl/>
                            </w:rPr>
                            <w:t>1</w:t>
                          </w:r>
                        </w:p>
                      </w:txbxContent>
                    </v:textbox>
                  </v:oval>
                  <v:oval id="אליפסה 18" o:spid="_x0000_s1068" style="position:absolute;left:5422;top:5847;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zYsQA&#10;AADbAAAADwAAAGRycy9kb3ducmV2LnhtbESPUWvCMBSF3wX/Q7jCXmSmK8ON2lRkbCADhan4fGnu&#10;mrLmpiZRu39vBgMfD+ec73DK5WA7cSEfWscKnmYZCOLa6ZYbBYf9x+MriBCRNXaOScEvBVhW41GJ&#10;hXZX/qLLLjYiQTgUqMDE2BdShtqQxTBzPXHyvp23GJP0jdQerwluO5ln2VxabDktGOzpzVD9sztb&#10;Bev4cvIb+Wnkic/vq+k2b01+VOphMqwWICIN8R7+b6+1guc5/H1JP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MM2LEAAAA2wAAAA8AAAAAAAAAAAAAAAAAmAIAAGRycy9k&#10;b3ducmV2LnhtbFBLBQYAAAAABAAEAPUAAACJAwAAAAA=&#10;" fillcolor="#5b9bd5 [3204]" strokecolor="#1f4d78 [1604]" strokeweight="1pt">
                    <v:fill opacity="19789f"/>
                    <v:stroke joinstyle="miter"/>
                    <v:textbox>
                      <w:txbxContent>
                        <w:p w14:paraId="5231ED55" w14:textId="77777777" w:rsidR="00311578" w:rsidRPr="00C2153F" w:rsidRDefault="00311578" w:rsidP="00311578">
                          <w:pPr>
                            <w:pStyle w:val="NormalWeb"/>
                            <w:rPr>
                              <w:sz w:val="14"/>
                              <w:szCs w:val="14"/>
                            </w:rPr>
                          </w:pPr>
                          <w:r w:rsidRPr="00C2153F">
                            <w:rPr>
                              <w:rtl/>
                            </w:rPr>
                            <w:t>2</w:t>
                          </w:r>
                        </w:p>
                      </w:txbxContent>
                    </v:textbox>
                  </v:oval>
                  <v:oval id="אליפסה 21" o:spid="_x0000_s1069" style="position:absolute;left:9994;top:4040;width:3099;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W+cQA&#10;AADbAAAADwAAAGRycy9kb3ducmV2LnhtbESPUWvCMBSF3wX/Q7jCXmSmK0NHbSoyNpCBwlR8vjR3&#10;TVlzU5Oo3b83g8EeD+ec73DK1WA7cSUfWscKnmYZCOLa6ZYbBcfD++MLiBCRNXaOScEPBVhV41GJ&#10;hXY3/qTrPjYiQTgUqMDE2BdShtqQxTBzPXHyvpy3GJP0jdQebwluO5ln2VxabDktGOzp1VD9vb9Y&#10;BZu4OPut/DDyzJe39XSXtyY/KfUwGdZLEJGG+B/+a2+0gucF/H5JP0B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AlvnEAAAA2wAAAA8AAAAAAAAAAAAAAAAAmAIAAGRycy9k&#10;b3ducmV2LnhtbFBLBQYAAAAABAAEAPUAAACJAwAAAAA=&#10;" fillcolor="#5b9bd5 [3204]" strokecolor="#1f4d78 [1604]" strokeweight="1pt">
                    <v:fill opacity="19789f"/>
                    <v:stroke joinstyle="miter"/>
                    <v:textbox>
                      <w:txbxContent>
                        <w:p w14:paraId="606AB0B1" w14:textId="77777777" w:rsidR="00311578" w:rsidRPr="00C2153F" w:rsidRDefault="00311578" w:rsidP="00311578">
                          <w:pPr>
                            <w:pStyle w:val="NormalWeb"/>
                            <w:rPr>
                              <w:sz w:val="14"/>
                              <w:szCs w:val="14"/>
                            </w:rPr>
                          </w:pPr>
                          <w:r w:rsidRPr="00C2153F">
                            <w:rPr>
                              <w:rtl/>
                            </w:rPr>
                            <w:t>3</w:t>
                          </w:r>
                        </w:p>
                      </w:txbxContent>
                    </v:textbox>
                  </v:oval>
                </v:group>
                <v:rect id="מלבן 48" o:spid="_x0000_s1070" style="position:absolute;left:3619;top:1047;width:859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rCcAA&#10;AADbAAAADwAAAGRycy9kb3ducmV2LnhtbERPy4rCMBTdC/5DuIK7MdV5INUoKoyMOJuqIO4uzbUt&#10;NjeliW39e7MQXB7Oe77sTCkaql1hWcF4FIEgTq0uOFNwOv5+TEE4j6yxtEwKHuRguej35hhr23JC&#10;zcFnIoSwi1FB7n0VS+nSnAy6ka2IA3e1tUEfYJ1JXWMbwk0pJ1H0Iw0WHBpyrGiTU3o73I0Cd06S&#10;/cV+tttv+d+uN5Pr/r5rlBoOutUMhKfOv8Uv959W8BXGhi/h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NrCcAAAADbAAAADwAAAAAAAAAAAAAAAACYAgAAZHJzL2Rvd25y&#10;ZXYueG1sUEsFBgAAAAAEAAQA9QAAAIUDAAAAAA==&#10;" fillcolor="black [3213]" strokecolor="white [3212]" strokeweight="1pt">
                  <v:textbox>
                    <w:txbxContent>
                      <w:p w14:paraId="780955D5" w14:textId="77777777" w:rsidR="00311578" w:rsidRPr="00304E79" w:rsidRDefault="00311578" w:rsidP="00311578">
                        <w:pPr>
                          <w:rPr>
                            <w:vertAlign w:val="superscript"/>
                          </w:rPr>
                        </w:pPr>
                        <w:r w:rsidRPr="00304E79">
                          <w:t>A – C</w:t>
                        </w:r>
                        <w:r w:rsidRPr="00304E79">
                          <w:rPr>
                            <w:vertAlign w:val="superscript"/>
                          </w:rPr>
                          <w:t>-</w:t>
                        </w:r>
                        <w:r w:rsidRPr="00304E79">
                          <w:t>, F</w:t>
                        </w:r>
                        <w:r w:rsidRPr="00304E79">
                          <w:rPr>
                            <w:vertAlign w:val="superscript"/>
                          </w:rPr>
                          <w:t>-</w:t>
                        </w:r>
                      </w:p>
                    </w:txbxContent>
                  </v:textbox>
                </v:rect>
                <v:rect id="מלבן 49" o:spid="_x0000_s1071" style="position:absolute;left:35147;top:1047;width:859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ksUA&#10;AADbAAAADwAAAGRycy9kb3ducmV2LnhtbESPQWvCQBSE70L/w/IKvdVNrRVNXUWFFkUvUUF6e2Sf&#10;SWj2bciuSfz3riB4HGbmG2Y670wpGqpdYVnBRz8CQZxaXXCm4Hj4eR+DcB5ZY2mZFFzJwXz20pti&#10;rG3LCTV7n4kAYRejgtz7KpbSpTkZdH1bEQfvbGuDPsg6k7rGNsBNKQdRNJIGCw4LOVa0yin931+M&#10;AndKku2f/Wx/v+SuXa4G5+1l0yj19totvkF46vwz/GivtYLhBO5fw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86SxQAAANsAAAAPAAAAAAAAAAAAAAAAAJgCAABkcnMv&#10;ZG93bnJldi54bWxQSwUGAAAAAAQABAD1AAAAigMAAAAA&#10;" fillcolor="black [3213]" strokecolor="white [3212]" strokeweight="1pt">
                  <v:textbox>
                    <w:txbxContent>
                      <w:p w14:paraId="192EBCED" w14:textId="77777777" w:rsidR="00311578" w:rsidRPr="00304E79" w:rsidRDefault="00311578" w:rsidP="00311578">
                        <w:r>
                          <w:t>B – C</w:t>
                        </w:r>
                        <w:r>
                          <w:rPr>
                            <w:vertAlign w:val="superscript"/>
                          </w:rPr>
                          <w:t>+</w:t>
                        </w:r>
                        <w:r>
                          <w:t>, F</w:t>
                        </w:r>
                        <w:r>
                          <w:rPr>
                            <w:vertAlign w:val="superscript"/>
                          </w:rPr>
                          <w:t>-</w:t>
                        </w:r>
                      </w:p>
                    </w:txbxContent>
                  </v:textbox>
                </v:rect>
                <v:rect id="מלבן 50" o:spid="_x0000_s1072" style="position:absolute;left:34861;top:20478;width:8598;height:3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x0sEA&#10;AADbAAAADwAAAGRycy9kb3ducmV2LnhtbERPTYvCMBC9L/gfwgje1lRFka5RVkFx0UurIHsbmrEt&#10;20xKE9v67zcHwePjfa82valES40rLSuYjCMQxJnVJecKrpf95xKE88gaK8uk4EkONuvBxwpjbTtO&#10;qE19LkIIuxgVFN7XsZQuK8igG9uaOHB32xj0ATa51A12IdxUchpFC2mw5NBQYE27grK/9GEUuFuS&#10;nH7trDvM5bnb7qb30+OnVWo07L+/QHjq/Vv8ch+1gnlYH76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c8dLBAAAA2wAAAA8AAAAAAAAAAAAAAAAAmAIAAGRycy9kb3du&#10;cmV2LnhtbFBLBQYAAAAABAAEAPUAAACGAwAAAAA=&#10;" fillcolor="black [3213]" strokecolor="white [3212]" strokeweight="1pt">
                  <v:textbox>
                    <w:txbxContent>
                      <w:p w14:paraId="31127CFB" w14:textId="77777777" w:rsidR="00311578" w:rsidRPr="00304E79" w:rsidRDefault="00311578" w:rsidP="00311578">
                        <w:pPr>
                          <w:bidi w:val="0"/>
                          <w:rPr>
                            <w:vertAlign w:val="superscript"/>
                          </w:rPr>
                        </w:pPr>
                        <w:r>
                          <w:t>D – C</w:t>
                        </w:r>
                        <w:r>
                          <w:rPr>
                            <w:vertAlign w:val="superscript"/>
                          </w:rPr>
                          <w:t>+</w:t>
                        </w:r>
                        <w:r>
                          <w:t>, F</w:t>
                        </w:r>
                        <w:r>
                          <w:rPr>
                            <w:rFonts w:hint="cs"/>
                            <w:vertAlign w:val="superscript"/>
                            <w:rtl/>
                          </w:rPr>
                          <w:t>+</w:t>
                        </w:r>
                      </w:p>
                    </w:txbxContent>
                  </v:textbox>
                </v:rect>
                <v:rect id="מלבן 51" o:spid="_x0000_s1073" style="position:absolute;left:3619;top:19621;width:8598;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BUScMA&#10;AADbAAAADwAAAGRycy9kb3ducmV2LnhtbESPQYvCMBSE7wv+h/AEb2uq4rJUo6iguLiXqiDeHs2z&#10;LTYvpYlt/fcbQdjjMDPfMPNlZ0rRUO0KywpGwwgEcWp1wZmC82n7+Q3CeWSNpWVS8CQHy0XvY46x&#10;ti0n1Bx9JgKEXYwKcu+rWEqX5mTQDW1FHLybrQ36IOtM6hrbADelHEfRlzRYcFjIsaJNTun9+DAK&#10;3CVJDlc7aXdT+duuN+Pb4fHTKDXod6sZCE+d/w+/23utYDqC15fw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BUScMAAADbAAAADwAAAAAAAAAAAAAAAACYAgAAZHJzL2Rv&#10;d25yZXYueG1sUEsFBgAAAAAEAAQA9QAAAIgDAAAAAA==&#10;" fillcolor="black [3213]" strokecolor="white [3212]" strokeweight="1pt">
                  <v:textbox>
                    <w:txbxContent>
                      <w:p w14:paraId="2D517B75" w14:textId="77777777" w:rsidR="00311578" w:rsidRPr="00304E79" w:rsidRDefault="00311578" w:rsidP="00311578">
                        <w:pPr>
                          <w:rPr>
                            <w:vertAlign w:val="superscript"/>
                          </w:rPr>
                        </w:pPr>
                        <w:r>
                          <w:t>C – C</w:t>
                        </w:r>
                        <w:r>
                          <w:rPr>
                            <w:vertAlign w:val="superscript"/>
                          </w:rPr>
                          <w:t>-</w:t>
                        </w:r>
                        <w:r>
                          <w:t>, F</w:t>
                        </w:r>
                        <w:r>
                          <w:rPr>
                            <w:vertAlign w:val="superscript"/>
                          </w:rPr>
                          <w:t>+</w:t>
                        </w:r>
                      </w:p>
                    </w:txbxContent>
                  </v:textbox>
                </v:rect>
                <w10:wrap anchorx="margin"/>
              </v:group>
            </w:pict>
          </mc:Fallback>
        </mc:AlternateContent>
      </w:r>
      <w:r w:rsidR="00311578">
        <w:rPr>
          <w:rFonts w:hint="cs"/>
          <w:rtl/>
        </w:rPr>
        <w:t xml:space="preserve">שימרון 7 נבחן כמקרה חריג להדגמת יכולת זיהוי זיהומים. באיור </w:t>
      </w:r>
      <w:r w:rsidR="00311578">
        <w:rPr>
          <w:rFonts w:hint="cs"/>
        </w:rPr>
        <w:t>XXX</w:t>
      </w:r>
      <w:r w:rsidR="00311578">
        <w:rPr>
          <w:rFonts w:hint="cs"/>
          <w:rtl/>
        </w:rPr>
        <w:t xml:space="preserve"> ניתן לראות 4 מפות עירור/פליטה של דגימה מקידוח שימרון 7 מתאריך </w:t>
      </w:r>
      <w:r w:rsidR="00311578">
        <w:t>22/5/18</w:t>
      </w:r>
      <w:r w:rsidR="00311578">
        <w:rPr>
          <w:rFonts w:hint="cs"/>
          <w:rtl/>
        </w:rPr>
        <w:t>. כפי שנראה באיור ניתן לראות את השפעת החיידקים על הפלורסנציה במגוון אורכי גל ובאזורים שונים. בנוסף, ניתן לראות שטיפול הכלרה וסינון מבטלים את האות הפלורסנטי כיוון שהם מסירים את החיידקים החיים מהדוגמה.</w:t>
      </w:r>
    </w:p>
    <w:p w14:paraId="31C923E1" w14:textId="5378FCAD" w:rsidR="00311578" w:rsidRPr="003F3D77" w:rsidRDefault="00311578" w:rsidP="00311578">
      <w:pPr>
        <w:rPr>
          <w:rtl/>
        </w:rPr>
      </w:pPr>
    </w:p>
    <w:p w14:paraId="0C724E20" w14:textId="77777777" w:rsidR="00311578" w:rsidRDefault="00311578" w:rsidP="00311578">
      <w:pPr>
        <w:rPr>
          <w:rtl/>
        </w:rPr>
      </w:pPr>
    </w:p>
    <w:p w14:paraId="182BDDDF" w14:textId="77777777" w:rsidR="00311578" w:rsidRPr="00056794" w:rsidRDefault="00311578" w:rsidP="00311578">
      <w:pPr>
        <w:bidi w:val="0"/>
        <w:rPr>
          <w:rFonts w:asciiTheme="minorHAnsi" w:hAnsiTheme="minorHAnsi" w:cstheme="minorBidi"/>
          <w:sz w:val="22"/>
          <w:szCs w:val="22"/>
          <w:rtl/>
        </w:rPr>
      </w:pPr>
      <w:r>
        <w:rPr>
          <w:rFonts w:cs="David" w:hint="cs"/>
          <w:noProof/>
          <w:rtl/>
          <w:lang w:val="en-GB" w:eastAsia="en-GB"/>
        </w:rPr>
        <mc:AlternateContent>
          <mc:Choice Requires="wps">
            <w:drawing>
              <wp:anchor distT="0" distB="0" distL="114300" distR="114300" simplePos="0" relativeHeight="251697152" behindDoc="0" locked="0" layoutInCell="1" allowOverlap="1" wp14:anchorId="6BD35CD4" wp14:editId="17E3E2FA">
                <wp:simplePos x="0" y="0"/>
                <wp:positionH relativeFrom="column">
                  <wp:posOffset>-371475</wp:posOffset>
                </wp:positionH>
                <wp:positionV relativeFrom="paragraph">
                  <wp:posOffset>2976563</wp:posOffset>
                </wp:positionV>
                <wp:extent cx="6444615" cy="976312"/>
                <wp:effectExtent l="0" t="0" r="0" b="0"/>
                <wp:wrapTopAndBottom/>
                <wp:docPr id="57" name="תיבת טקסט 57"/>
                <wp:cNvGraphicFramePr/>
                <a:graphic xmlns:a="http://schemas.openxmlformats.org/drawingml/2006/main">
                  <a:graphicData uri="http://schemas.microsoft.com/office/word/2010/wordprocessingShape">
                    <wps:wsp>
                      <wps:cNvSpPr txBox="1"/>
                      <wps:spPr>
                        <a:xfrm>
                          <a:off x="0" y="0"/>
                          <a:ext cx="6444615" cy="976312"/>
                        </a:xfrm>
                        <a:prstGeom prst="rect">
                          <a:avLst/>
                        </a:prstGeom>
                        <a:solidFill>
                          <a:prstClr val="white"/>
                        </a:solidFill>
                        <a:ln>
                          <a:noFill/>
                        </a:ln>
                        <a:effectLst/>
                      </wps:spPr>
                      <wps:txbx>
                        <w:txbxContent>
                          <w:p w14:paraId="29F9FBEA" w14:textId="25438738" w:rsidR="00311578" w:rsidRPr="00A701EE" w:rsidRDefault="00311578" w:rsidP="000D0E44">
                            <w:pPr>
                              <w:rPr>
                                <w:rFonts w:cs="David"/>
                                <w:rtl/>
                              </w:rPr>
                            </w:pPr>
                            <w:r w:rsidRPr="00A701EE">
                              <w:rPr>
                                <w:rFonts w:cs="David"/>
                                <w:u w:val="single"/>
                                <w:rtl/>
                              </w:rPr>
                              <w:t>איור</w:t>
                            </w:r>
                            <w:r w:rsidRPr="00A701EE">
                              <w:rPr>
                                <w:rFonts w:cs="David"/>
                                <w:rtl/>
                              </w:rPr>
                              <w:t xml:space="preserve"> </w:t>
                            </w:r>
                            <w:r>
                              <w:rPr>
                                <w:rFonts w:cs="David" w:hint="cs"/>
                              </w:rPr>
                              <w:t>XXX</w:t>
                            </w:r>
                            <w:r w:rsidRPr="00A701EE">
                              <w:rPr>
                                <w:rFonts w:cs="David" w:hint="cs"/>
                                <w:rtl/>
                              </w:rPr>
                              <w:t xml:space="preserve">. </w:t>
                            </w:r>
                            <w:r>
                              <w:rPr>
                                <w:rFonts w:cs="David" w:hint="cs"/>
                                <w:rtl/>
                              </w:rPr>
                              <w:t xml:space="preserve">מפות עירור/פליטה </w:t>
                            </w:r>
                            <w:r>
                              <w:rPr>
                                <w:rFonts w:hint="cs"/>
                                <w:rtl/>
                              </w:rPr>
                              <w:t xml:space="preserve">של דגימה מקידוח שימרון 7 מתאריך </w:t>
                            </w:r>
                            <w:r>
                              <w:t>22/5/18</w:t>
                            </w:r>
                            <w:r>
                              <w:rPr>
                                <w:rFonts w:hint="cs"/>
                                <w:rtl/>
                              </w:rPr>
                              <w:t xml:space="preserve"> לאחר טיפולים שונים: (</w:t>
                            </w:r>
                            <w:r>
                              <w:rPr>
                                <w:rFonts w:hint="cs"/>
                              </w:rPr>
                              <w:t>A</w:t>
                            </w:r>
                            <w:r>
                              <w:rPr>
                                <w:rFonts w:hint="cs"/>
                                <w:rtl/>
                              </w:rPr>
                              <w:t>) ללא טיפול, (</w:t>
                            </w:r>
                            <w:r>
                              <w:rPr>
                                <w:rFonts w:hint="cs"/>
                              </w:rPr>
                              <w:t>B</w:t>
                            </w:r>
                            <w:r>
                              <w:rPr>
                                <w:rFonts w:hint="cs"/>
                                <w:rtl/>
                              </w:rPr>
                              <w:t>) לאחר טיפול הכלרה, (</w:t>
                            </w:r>
                            <w:r>
                              <w:rPr>
                                <w:rFonts w:hint="cs"/>
                              </w:rPr>
                              <w:t>C</w:t>
                            </w:r>
                            <w:r>
                              <w:rPr>
                                <w:rFonts w:hint="cs"/>
                                <w:rtl/>
                              </w:rPr>
                              <w:t>) לאחר סינון מעבדתי ו-(</w:t>
                            </w:r>
                            <w:r>
                              <w:rPr>
                                <w:rFonts w:hint="cs"/>
                              </w:rPr>
                              <w:t>D</w:t>
                            </w:r>
                            <w:r>
                              <w:rPr>
                                <w:rFonts w:hint="cs"/>
                                <w:rtl/>
                              </w:rPr>
                              <w:t>) לאחר טיפול הכלרה וסינון מעבדתי. 4 האזורים המסומנים במפה מייצגים: (1) אזור טריפטופן (</w:t>
                            </w:r>
                            <w:r w:rsidRPr="00C2153F">
                              <w:t>230/</w:t>
                            </w:r>
                            <w:r>
                              <w:t>330, 280/340</w:t>
                            </w:r>
                            <w:r>
                              <w:rPr>
                                <w:rFonts w:hint="cs"/>
                                <w:rtl/>
                              </w:rPr>
                              <w:t>), (2) אזור חיידקי "קווינלה" (</w:t>
                            </w:r>
                            <w:r>
                              <w:t>210/370</w:t>
                            </w:r>
                            <w:r>
                              <w:rPr>
                                <w:rFonts w:hint="cs"/>
                                <w:rtl/>
                              </w:rPr>
                              <w:t>), (3) אזור חומרים הומיים חיידקיים (</w:t>
                            </w:r>
                            <w:r>
                              <w:t>220-300/410</w:t>
                            </w:r>
                            <w:r>
                              <w:rPr>
                                <w:rFonts w:hint="cs"/>
                                <w:rtl/>
                              </w:rPr>
                              <w:t>) ו-(4) אזור לא ידוע</w:t>
                            </w:r>
                            <w:r w:rsidR="000D0E44">
                              <w:rPr>
                                <w:rFonts w:hint="cs"/>
                                <w:rtl/>
                              </w:rPr>
                              <w:t xml:space="preserve"> המופיע לעיתים לאחר סינון</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5CD4" id="תיבת טקסט 57" o:spid="_x0000_s1074" type="#_x0000_t202" style="position:absolute;left:0;text-align:left;margin-left:-29.25pt;margin-top:234.4pt;width:507.45pt;height:7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" stroked="f">
                <v:textbox inset="0,0,0,0">
                  <w:txbxContent>
                    <w:p w14:paraId="29F9FBEA" w14:textId="25438738" w:rsidR="00311578" w:rsidRPr="00A701EE" w:rsidRDefault="00311578" w:rsidP="000D0E44">
                      <w:pPr>
                        <w:rPr>
                          <w:rFonts w:cs="David"/>
                          <w:rtl/>
                        </w:rPr>
                      </w:pPr>
                      <w:r w:rsidRPr="00A701EE">
                        <w:rPr>
                          <w:rFonts w:cs="David"/>
                          <w:u w:val="single"/>
                          <w:rtl/>
                        </w:rPr>
                        <w:t>איור</w:t>
                      </w:r>
                      <w:r w:rsidRPr="00A701EE">
                        <w:rPr>
                          <w:rFonts w:cs="David"/>
                          <w:rtl/>
                        </w:rPr>
                        <w:t xml:space="preserve"> </w:t>
                      </w:r>
                      <w:r>
                        <w:rPr>
                          <w:rFonts w:cs="David" w:hint="cs"/>
                        </w:rPr>
                        <w:t>XXX</w:t>
                      </w:r>
                      <w:r w:rsidRPr="00A701EE">
                        <w:rPr>
                          <w:rFonts w:cs="David" w:hint="cs"/>
                          <w:rtl/>
                        </w:rPr>
                        <w:t xml:space="preserve">. </w:t>
                      </w:r>
                      <w:r>
                        <w:rPr>
                          <w:rFonts w:cs="David" w:hint="cs"/>
                          <w:rtl/>
                        </w:rPr>
                        <w:t xml:space="preserve">מפות עירור/פליטה </w:t>
                      </w:r>
                      <w:r>
                        <w:rPr>
                          <w:rFonts w:hint="cs"/>
                          <w:rtl/>
                        </w:rPr>
                        <w:t xml:space="preserve">של דגימה מקידוח שימרון 7 מתאריך </w:t>
                      </w:r>
                      <w:r>
                        <w:t>22/5/18</w:t>
                      </w:r>
                      <w:r>
                        <w:rPr>
                          <w:rFonts w:hint="cs"/>
                          <w:rtl/>
                        </w:rPr>
                        <w:t xml:space="preserve"> לאחר טיפולים שונים: (</w:t>
                      </w:r>
                      <w:r>
                        <w:rPr>
                          <w:rFonts w:hint="cs"/>
                        </w:rPr>
                        <w:t>A</w:t>
                      </w:r>
                      <w:r>
                        <w:rPr>
                          <w:rFonts w:hint="cs"/>
                          <w:rtl/>
                        </w:rPr>
                        <w:t>) ללא טיפול, (</w:t>
                      </w:r>
                      <w:r>
                        <w:rPr>
                          <w:rFonts w:hint="cs"/>
                        </w:rPr>
                        <w:t>B</w:t>
                      </w:r>
                      <w:r>
                        <w:rPr>
                          <w:rFonts w:hint="cs"/>
                          <w:rtl/>
                        </w:rPr>
                        <w:t>) לאחר טיפול הכלרה, (</w:t>
                      </w:r>
                      <w:r>
                        <w:rPr>
                          <w:rFonts w:hint="cs"/>
                        </w:rPr>
                        <w:t>C</w:t>
                      </w:r>
                      <w:r>
                        <w:rPr>
                          <w:rFonts w:hint="cs"/>
                          <w:rtl/>
                        </w:rPr>
                        <w:t>) לאחר סינון מעבדתי ו-(</w:t>
                      </w:r>
                      <w:r>
                        <w:rPr>
                          <w:rFonts w:hint="cs"/>
                        </w:rPr>
                        <w:t>D</w:t>
                      </w:r>
                      <w:r>
                        <w:rPr>
                          <w:rFonts w:hint="cs"/>
                          <w:rtl/>
                        </w:rPr>
                        <w:t>) לאחר טיפול הכלרה וסינון מעבדתי. 4 האזורים המסומנים במפה מייצגים: (1) אזור טריפטופן (</w:t>
                      </w:r>
                      <w:r w:rsidRPr="00C2153F">
                        <w:t>230/</w:t>
                      </w:r>
                      <w:r>
                        <w:t>330, 280/340</w:t>
                      </w:r>
                      <w:r>
                        <w:rPr>
                          <w:rFonts w:hint="cs"/>
                          <w:rtl/>
                        </w:rPr>
                        <w:t>), (2) אזור חיידקי "</w:t>
                      </w:r>
                      <w:proofErr w:type="spellStart"/>
                      <w:r>
                        <w:rPr>
                          <w:rFonts w:hint="cs"/>
                          <w:rtl/>
                        </w:rPr>
                        <w:t>קווינלה</w:t>
                      </w:r>
                      <w:proofErr w:type="spellEnd"/>
                      <w:r>
                        <w:rPr>
                          <w:rFonts w:hint="cs"/>
                          <w:rtl/>
                        </w:rPr>
                        <w:t>" (</w:t>
                      </w:r>
                      <w:r>
                        <w:t>210/370</w:t>
                      </w:r>
                      <w:r>
                        <w:rPr>
                          <w:rFonts w:hint="cs"/>
                          <w:rtl/>
                        </w:rPr>
                        <w:t xml:space="preserve">), (3) אזור חומרים </w:t>
                      </w:r>
                      <w:proofErr w:type="spellStart"/>
                      <w:r>
                        <w:rPr>
                          <w:rFonts w:hint="cs"/>
                          <w:rtl/>
                        </w:rPr>
                        <w:t>הומיים</w:t>
                      </w:r>
                      <w:proofErr w:type="spellEnd"/>
                      <w:r>
                        <w:rPr>
                          <w:rFonts w:hint="cs"/>
                          <w:rtl/>
                        </w:rPr>
                        <w:t xml:space="preserve"> חיידקיים (</w:t>
                      </w:r>
                      <w:r>
                        <w:t>220-300/410</w:t>
                      </w:r>
                      <w:r>
                        <w:rPr>
                          <w:rFonts w:hint="cs"/>
                          <w:rtl/>
                        </w:rPr>
                        <w:t>) ו-(4) אזור לא ידוע</w:t>
                      </w:r>
                      <w:r w:rsidR="000D0E44">
                        <w:rPr>
                          <w:rFonts w:hint="cs"/>
                          <w:rtl/>
                        </w:rPr>
                        <w:t xml:space="preserve"> המופיע לעיתים לאחר סינון</w:t>
                      </w:r>
                      <w:r>
                        <w:rPr>
                          <w:rFonts w:hint="cs"/>
                          <w:rtl/>
                        </w:rPr>
                        <w:t>.</w:t>
                      </w:r>
                    </w:p>
                  </w:txbxContent>
                </v:textbox>
                <w10:wrap type="topAndBottom"/>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76D7EA20" wp14:editId="543DC9DB">
                <wp:simplePos x="0" y="0"/>
                <wp:positionH relativeFrom="column">
                  <wp:posOffset>4039567</wp:posOffset>
                </wp:positionH>
                <wp:positionV relativeFrom="paragraph">
                  <wp:posOffset>2506345</wp:posOffset>
                </wp:positionV>
                <wp:extent cx="309860" cy="309867"/>
                <wp:effectExtent l="0" t="0" r="0" b="0"/>
                <wp:wrapNone/>
                <wp:docPr id="56" name="אליפסה 16"/>
                <wp:cNvGraphicFramePr/>
                <a:graphic xmlns:a="http://schemas.openxmlformats.org/drawingml/2006/main">
                  <a:graphicData uri="http://schemas.microsoft.com/office/word/2010/wordprocessingShape">
                    <wps:wsp>
                      <wps:cNvSpPr/>
                      <wps:spPr>
                        <a:xfrm>
                          <a:off x="0" y="0"/>
                          <a:ext cx="309860" cy="309867"/>
                        </a:xfrm>
                        <a:prstGeom prst="ellipse">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4213A0" w14:textId="77777777" w:rsidR="00311578" w:rsidRPr="00C2153F" w:rsidRDefault="00311578" w:rsidP="00311578">
                            <w:pPr>
                              <w:pStyle w:val="NormalWeb"/>
                              <w:rPr>
                                <w:sz w:val="14"/>
                                <w:szCs w:val="14"/>
                              </w:rPr>
                            </w:pPr>
                            <w:r>
                              <w:rPr>
                                <w:rFonts w:hint="cs"/>
                                <w:rtl/>
                              </w:rPr>
                              <w:t>4</w:t>
                            </w:r>
                          </w:p>
                        </w:txbxContent>
                      </wps:txbx>
                      <wps:bodyPr rtlCol="0" anchor="ctr"/>
                    </wps:wsp>
                  </a:graphicData>
                </a:graphic>
              </wp:anchor>
            </w:drawing>
          </mc:Choice>
          <mc:Fallback>
            <w:pict>
              <v:oval w14:anchorId="76D7EA20" id="אליפסה 16" o:spid="_x0000_s1075" style="position:absolute;left:0;text-align:left;margin-left:318.1pt;margin-top:197.35pt;width:24.4pt;height:24.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" fillcolor="#5b9bd5 [3204]" strokecolor="#1f4d78 [1604]" strokeweight="1pt">
                <v:fill opacity="19789f"/>
                <v:stroke joinstyle="miter"/>
                <v:textbox>
                  <w:txbxContent>
                    <w:p w14:paraId="764213A0" w14:textId="77777777" w:rsidR="00311578" w:rsidRPr="00C2153F" w:rsidRDefault="00311578" w:rsidP="00311578">
                      <w:pPr>
                        <w:pStyle w:val="NormalWeb"/>
                        <w:rPr>
                          <w:sz w:val="14"/>
                          <w:szCs w:val="14"/>
                        </w:rPr>
                      </w:pPr>
                      <w:r>
                        <w:rPr>
                          <w:rFonts w:hint="cs"/>
                          <w:rtl/>
                        </w:rPr>
                        <w:t>4</w:t>
                      </w:r>
                    </w:p>
                  </w:txbxContent>
                </v:textbox>
              </v:oval>
            </w:pict>
          </mc:Fallback>
        </mc:AlternateContent>
      </w:r>
      <w:r>
        <w:rPr>
          <w:rtl/>
        </w:rPr>
        <w:br w:type="page"/>
      </w:r>
    </w:p>
    <w:p w14:paraId="60A51A3C" w14:textId="3AC6E203" w:rsidR="00F54302" w:rsidRPr="00F015FF" w:rsidRDefault="00F54302" w:rsidP="00B60504">
      <w:pPr>
        <w:pStyle w:val="2"/>
        <w:rPr>
          <w:rtl/>
        </w:rPr>
      </w:pPr>
      <w:r w:rsidRPr="00F015FF">
        <w:rPr>
          <w:rtl/>
        </w:rPr>
        <w:lastRenderedPageBreak/>
        <w:t>המשך המחקר</w:t>
      </w:r>
      <w:bookmarkEnd w:id="43"/>
    </w:p>
    <w:p w14:paraId="38EC6A15" w14:textId="77777777" w:rsidR="00154264" w:rsidRPr="00F015FF" w:rsidRDefault="00F54302" w:rsidP="005C0EC8">
      <w:pPr>
        <w:rPr>
          <w:rtl/>
        </w:rPr>
      </w:pPr>
      <w:r w:rsidRPr="00F015FF">
        <w:rPr>
          <w:rtl/>
        </w:rPr>
        <w:t xml:space="preserve">בהתאם ליעדי המחקר, יימשכו הדיגומים </w:t>
      </w:r>
      <w:r w:rsidR="006336FE" w:rsidRPr="00F015FF">
        <w:rPr>
          <w:rtl/>
        </w:rPr>
        <w:t xml:space="preserve">במשך 12 חודשים </w:t>
      </w:r>
      <w:r w:rsidRPr="00F015FF">
        <w:rPr>
          <w:rtl/>
        </w:rPr>
        <w:t>עד יולי 2018 וייאספו הנתונים המיקרוביאליים יחד עם נתוני הפלואורסנציה. הקורלציה בין המדדים השונים תיבחן כמתואר לעיל.</w:t>
      </w:r>
      <w:r w:rsidR="00154264" w:rsidRPr="00F015FF">
        <w:rPr>
          <w:rtl/>
        </w:rPr>
        <w:t xml:space="preserve"> עם סיום המחקר אנו מצפים כי יהיה ניתן לקבוע באופן מבוסס האם אכן המדידה הספקטראלית יכולה לשמש כמדד מהיר לקביעת רמת הזיהום המיקרוביאלי במי קידוחים. </w:t>
      </w:r>
    </w:p>
    <w:p w14:paraId="60AE6BE3" w14:textId="77777777" w:rsidR="007F3E85" w:rsidRPr="00F015FF" w:rsidRDefault="007F3E85" w:rsidP="005C0EC8">
      <w:pPr>
        <w:bidi w:val="0"/>
      </w:pPr>
      <w:r w:rsidRPr="00F015FF">
        <w:br w:type="page"/>
      </w:r>
    </w:p>
    <w:p w14:paraId="1E6DCF84" w14:textId="77777777" w:rsidR="008C6E25" w:rsidRPr="00F015FF" w:rsidRDefault="008C6E25" w:rsidP="005C0EC8">
      <w:pPr>
        <w:pStyle w:val="1"/>
        <w:rPr>
          <w:rtl/>
        </w:rPr>
      </w:pPr>
      <w:bookmarkStart w:id="48" w:name="_Toc502824409"/>
      <w:r w:rsidRPr="00F015FF">
        <w:rPr>
          <w:rtl/>
        </w:rPr>
        <w:lastRenderedPageBreak/>
        <w:t>רשימת ספרות</w:t>
      </w:r>
      <w:bookmarkEnd w:id="48"/>
    </w:p>
    <w:p w14:paraId="75BEAB94" w14:textId="77777777" w:rsidR="008C6E25" w:rsidRPr="00F015FF" w:rsidRDefault="008C6E25" w:rsidP="005C0EC8">
      <w:pPr>
        <w:rPr>
          <w:rtl/>
        </w:rPr>
      </w:pPr>
      <w:r w:rsidRPr="00F015FF">
        <w:rPr>
          <w:rtl/>
        </w:rPr>
        <w:t>בוריסובר, מ., זילברברנד, מ., כוהן, א., בוחנובסקי, נ. 2013. סקר</w:t>
      </w:r>
      <w:r w:rsidRPr="00F015FF">
        <w:t xml:space="preserve"> </w:t>
      </w:r>
      <w:r w:rsidRPr="00F015FF">
        <w:rPr>
          <w:rtl/>
        </w:rPr>
        <w:t>הרכב</w:t>
      </w:r>
      <w:r w:rsidRPr="00F015FF">
        <w:t xml:space="preserve"> </w:t>
      </w:r>
      <w:r w:rsidRPr="00F015FF">
        <w:rPr>
          <w:rtl/>
        </w:rPr>
        <w:t>של חומר</w:t>
      </w:r>
      <w:r w:rsidRPr="00F015FF">
        <w:t xml:space="preserve"> </w:t>
      </w:r>
      <w:r w:rsidRPr="00F015FF">
        <w:rPr>
          <w:rtl/>
        </w:rPr>
        <w:t>אורגאני</w:t>
      </w:r>
      <w:r w:rsidRPr="00F015FF">
        <w:t xml:space="preserve"> </w:t>
      </w:r>
      <w:r w:rsidRPr="00F015FF">
        <w:rPr>
          <w:rtl/>
        </w:rPr>
        <w:t>טבעי</w:t>
      </w:r>
      <w:r w:rsidRPr="00F015FF">
        <w:t xml:space="preserve"> </w:t>
      </w:r>
      <w:r w:rsidRPr="00F015FF">
        <w:rPr>
          <w:rtl/>
        </w:rPr>
        <w:t>במי</w:t>
      </w:r>
      <w:r w:rsidRPr="00F015FF">
        <w:t xml:space="preserve"> </w:t>
      </w:r>
      <w:r w:rsidRPr="00F015FF">
        <w:rPr>
          <w:rtl/>
        </w:rPr>
        <w:t>התהום</w:t>
      </w:r>
      <w:r w:rsidRPr="00F015FF">
        <w:t xml:space="preserve"> </w:t>
      </w:r>
      <w:r w:rsidRPr="00F015FF">
        <w:rPr>
          <w:rtl/>
        </w:rPr>
        <w:t>באגן</w:t>
      </w:r>
      <w:r w:rsidRPr="00F015FF">
        <w:t xml:space="preserve"> </w:t>
      </w:r>
      <w:r w:rsidRPr="00F015FF">
        <w:rPr>
          <w:rtl/>
        </w:rPr>
        <w:t>ירת</w:t>
      </w:r>
      <w:r w:rsidRPr="00F015FF">
        <w:t>"</w:t>
      </w:r>
      <w:r w:rsidRPr="00F015FF">
        <w:rPr>
          <w:rtl/>
        </w:rPr>
        <w:t xml:space="preserve">ן. </w:t>
      </w:r>
      <w:r w:rsidRPr="00F015FF">
        <w:rPr>
          <w:i/>
          <w:iCs/>
          <w:rtl/>
        </w:rPr>
        <w:t>השירות</w:t>
      </w:r>
      <w:r w:rsidRPr="00F015FF">
        <w:rPr>
          <w:i/>
          <w:iCs/>
        </w:rPr>
        <w:t xml:space="preserve"> </w:t>
      </w:r>
      <w:r w:rsidRPr="00F015FF">
        <w:rPr>
          <w:i/>
          <w:iCs/>
          <w:rtl/>
        </w:rPr>
        <w:t>ההידרולוגי, הרשות הממשלתית למים ולביוב, ירושלים.</w:t>
      </w:r>
    </w:p>
    <w:p w14:paraId="2EC9488C" w14:textId="77777777" w:rsidR="008C6E25" w:rsidRPr="00F015FF" w:rsidRDefault="008C6E25" w:rsidP="005C0EC8">
      <w:pPr>
        <w:rPr>
          <w:rtl/>
        </w:rPr>
      </w:pPr>
      <w:r w:rsidRPr="00F015FF">
        <w:rPr>
          <w:rtl/>
        </w:rPr>
        <w:t xml:space="preserve">בוריסובר, מ., סאס (בזינאן) א., סבאח, ע., לוי ג. 2009. שימוש בספקטרוסקופיה פלואורסנטית תלת ממדית לאפיון החומר האורגני המומס במי קולחים בדרגות טיהור שונות. </w:t>
      </w:r>
      <w:r w:rsidRPr="00F015FF">
        <w:rPr>
          <w:i/>
          <w:iCs/>
          <w:rtl/>
        </w:rPr>
        <w:t>מים והשקיה</w:t>
      </w:r>
      <w:r w:rsidRPr="00F015FF">
        <w:rPr>
          <w:rtl/>
        </w:rPr>
        <w:t xml:space="preserve"> </w:t>
      </w:r>
      <w:r w:rsidRPr="00F015FF">
        <w:t>56:26-32</w:t>
      </w:r>
      <w:r w:rsidRPr="00F015FF">
        <w:rPr>
          <w:rtl/>
        </w:rPr>
        <w:t>.</w:t>
      </w:r>
    </w:p>
    <w:p w14:paraId="7AF0FF64" w14:textId="77777777" w:rsidR="008C6E25" w:rsidRPr="00F015FF" w:rsidRDefault="008C6E25" w:rsidP="005C0EC8">
      <w:pPr>
        <w:bidi w:val="0"/>
      </w:pPr>
      <w:r w:rsidRPr="00F015FF">
        <w:t>Allen, M.J., Edberg, S.C., Reasoner, D.J. 2004 Heterotrophic plate count bacteria - What is their significance in drinking water? International Journal of Food Microbiology 92: 265-274.</w:t>
      </w:r>
    </w:p>
    <w:p w14:paraId="0A82AC0C" w14:textId="77777777" w:rsidR="008C6E25" w:rsidRPr="00F015FF" w:rsidRDefault="008C6E25" w:rsidP="005C0EC8">
      <w:pPr>
        <w:bidi w:val="0"/>
      </w:pPr>
      <w:r w:rsidRPr="00F015FF">
        <w:t xml:space="preserve">Baker A., Inverarity, R. 2004. Protein-like fluorescence intensity as a possible tool for determining river water quality. Hydrological Processes, 18, 2927–2945. </w:t>
      </w:r>
    </w:p>
    <w:p w14:paraId="520F00A1" w14:textId="77777777" w:rsidR="008C6E25" w:rsidRPr="00F015FF" w:rsidRDefault="008C6E25" w:rsidP="005C0EC8">
      <w:pPr>
        <w:bidi w:val="0"/>
      </w:pPr>
      <w:r w:rsidRPr="00F015FF">
        <w:t>Baker, A., Black-Lamont, J. 2001. Fluorescence of dissolved organic matter as a natural tracer of ground water. Ground Water 39(5): 745-750.</w:t>
      </w:r>
    </w:p>
    <w:p w14:paraId="24980A24" w14:textId="77777777" w:rsidR="008C6E25" w:rsidRPr="00F015FF" w:rsidRDefault="008C6E25" w:rsidP="005C0EC8">
      <w:pPr>
        <w:bidi w:val="0"/>
      </w:pPr>
      <w:r w:rsidRPr="00F015FF">
        <w:t>Baker, A., Cumberland, S.A., Bradley, C., Buckley, C., Bridgeman, J. 2015. To what extent can portable fluorescence spectroscopy be used in the real-time assessment of microbial water quality? Science of the Total Environment 532: 14–19.</w:t>
      </w:r>
    </w:p>
    <w:p w14:paraId="77C9BEE6" w14:textId="77777777" w:rsidR="008C6E25" w:rsidRPr="00F015FF" w:rsidRDefault="008C6E25" w:rsidP="005C0EC8">
      <w:pPr>
        <w:bidi w:val="0"/>
      </w:pPr>
      <w:r w:rsidRPr="00F015FF">
        <w:t>Bartram, J., Cotruvo, J.,  Exner, M., Fricker, C., Glasmacher, A. 2003. Heterotrophic plate counts and drinking-water safety: the significance of HPCs for water quality and human health. WHO Emerging Issues in Water and Infectious Disease Series. London, IWA Publishing, 15-60.</w:t>
      </w:r>
    </w:p>
    <w:p w14:paraId="11AD63C3" w14:textId="77777777" w:rsidR="008C6E25" w:rsidRPr="00F015FF" w:rsidRDefault="008C6E25" w:rsidP="005C0EC8">
      <w:pPr>
        <w:bidi w:val="0"/>
      </w:pPr>
      <w:r w:rsidRPr="00F015FF">
        <w:t>Bieroza, M., Baker, A., Bridgeman, J. 2009. Relating freshwater organic matter fluorescence to organic carbon removal efficiency in drinking water treatment, Science of the Total Environment 407, 1765-1774.</w:t>
      </w:r>
    </w:p>
    <w:p w14:paraId="43D8DA06" w14:textId="77777777" w:rsidR="008C6E25" w:rsidRPr="00F015FF" w:rsidRDefault="008C6E25" w:rsidP="005C0EC8">
      <w:pPr>
        <w:bidi w:val="0"/>
      </w:pPr>
      <w:r w:rsidRPr="00F015FF">
        <w:t xml:space="preserve">Borisover, M., Laor, Y., Parparov, A., Bukhanovsky, N., Lado, M. 2009. Spatial and seasonal patterns of fluorescent organic matter in Lake Kinneret (Sea of Galilee) and its catchment basin. Water Research </w:t>
      </w:r>
      <w:r w:rsidRPr="00F015FF">
        <w:rPr>
          <w:color w:val="000000"/>
        </w:rPr>
        <w:t xml:space="preserve">43: 3104-3116. </w:t>
      </w:r>
    </w:p>
    <w:p w14:paraId="7130FC22" w14:textId="77777777" w:rsidR="008C6E25" w:rsidRPr="00F015FF" w:rsidRDefault="008C6E25" w:rsidP="005C0EC8">
      <w:pPr>
        <w:bidi w:val="0"/>
      </w:pPr>
      <w:r w:rsidRPr="00F015FF">
        <w:t xml:space="preserve">Borisover, M., Laor, Y., Saadi, I., Lado, M., Bukhanovsky, N. 2011. Tracing Organic Footprints from Industrial Effluent Discharge in Recalcitrant Riverine Chromophoric Dissolved Organic Matter. Water, Air, Soil Pollution. </w:t>
      </w:r>
    </w:p>
    <w:p w14:paraId="7F458A07" w14:textId="77777777" w:rsidR="008C6E25" w:rsidRPr="00F015FF" w:rsidRDefault="008C6E25" w:rsidP="005C0EC8">
      <w:pPr>
        <w:bidi w:val="0"/>
      </w:pPr>
      <w:r w:rsidRPr="00F015FF">
        <w:lastRenderedPageBreak/>
        <w:t>Carvalho, S.I.M., Otero, M., Duarte, A.C., Santos, E.B.H. 2008, Effects of solar radiation on the fluorescence properties and molecular weight of fulvic acids from pulp mill effluents. Chemosphere 71(8), 1539-1546.</w:t>
      </w:r>
    </w:p>
    <w:p w14:paraId="29CD1B1E" w14:textId="77777777" w:rsidR="008C6E25" w:rsidRPr="00F015FF" w:rsidRDefault="008C6E25" w:rsidP="005C0EC8">
      <w:pPr>
        <w:bidi w:val="0"/>
      </w:pPr>
      <w:r w:rsidRPr="00F015FF">
        <w:t>Chen, W., Westerhoff, P., Leenheer, J.A., Booksh, K. 2003. Fluorescence excitation-emission matrix regional integration to quantify spectra fo</w:t>
      </w:r>
      <w:r w:rsidR="00E02B24" w:rsidRPr="00F015FF">
        <w:t>r dissolved organic matter. Environmental Science and Technology</w:t>
      </w:r>
      <w:r w:rsidRPr="00F015FF">
        <w:t xml:space="preserve"> 37, 5701-5710.</w:t>
      </w:r>
    </w:p>
    <w:p w14:paraId="3C960904" w14:textId="77777777" w:rsidR="008C6E25" w:rsidRPr="00F015FF" w:rsidRDefault="008C6E25" w:rsidP="005C0EC8">
      <w:pPr>
        <w:bidi w:val="0"/>
      </w:pPr>
      <w:r w:rsidRPr="00F015FF">
        <w:t>Coble, P.G. 2007. Marine optical biogeochemistry: the chemistry of ocean color. Chemical Reviews 107(2), 402-418.</w:t>
      </w:r>
    </w:p>
    <w:p w14:paraId="62E4C45B" w14:textId="77777777" w:rsidR="008C6E25" w:rsidRPr="00F015FF" w:rsidRDefault="008C6E25" w:rsidP="005C0EC8">
      <w:pPr>
        <w:bidi w:val="0"/>
      </w:pPr>
      <w:r w:rsidRPr="00F015FF">
        <w:t>Cohen, E., Levy, G.J., Borisover, M. 2014 Fluorescent components of organic matter in wastewater: efficacy and selectivity of the water treatment</w:t>
      </w:r>
      <w:r w:rsidRPr="00F015FF">
        <w:rPr>
          <w:rtl/>
        </w:rPr>
        <w:t>.</w:t>
      </w:r>
      <w:r w:rsidRPr="00F015FF">
        <w:t xml:space="preserve"> Water Research 55:323-34.</w:t>
      </w:r>
    </w:p>
    <w:p w14:paraId="7D4DB218" w14:textId="77777777" w:rsidR="008C6E25" w:rsidRPr="00F015FF" w:rsidRDefault="008C6E25" w:rsidP="005C0EC8">
      <w:pPr>
        <w:bidi w:val="0"/>
      </w:pPr>
      <w:r w:rsidRPr="00F015FF">
        <w:t>Cumberland, S., Bridgeman, J., Baker, A., Sterling, M., Ward, D. 2011. Fluorescence spectroscopy as a tool for determining microbial quality in potable water a</w:t>
      </w:r>
      <w:r w:rsidR="00E02B24" w:rsidRPr="00F015FF">
        <w:t>pplications.</w:t>
      </w:r>
      <w:r w:rsidRPr="00F015FF">
        <w:t xml:space="preserve"> Environmental Technology 33, 687-693. </w:t>
      </w:r>
    </w:p>
    <w:p w14:paraId="28B63729" w14:textId="77777777" w:rsidR="008C6E25" w:rsidRPr="00F015FF" w:rsidRDefault="008C6E25" w:rsidP="005C0EC8">
      <w:pPr>
        <w:bidi w:val="0"/>
        <w:rPr>
          <w:lang w:val="it-IT"/>
        </w:rPr>
      </w:pPr>
      <w:r w:rsidRPr="00F015FF">
        <w:t xml:space="preserve">Determann, S., Lobbes, J.M., Reuter, R., Rullkotter, J. 1998. Ultraviolet fluorescence excitation and emission spectroscopy of marine algae and bacteria. Marine Chemistry 62(1-2), 137-156. </w:t>
      </w:r>
    </w:p>
    <w:p w14:paraId="716EDDDC" w14:textId="77777777" w:rsidR="008C6E25" w:rsidRPr="00F015FF" w:rsidRDefault="008C6E25" w:rsidP="005C0EC8">
      <w:pPr>
        <w:bidi w:val="0"/>
      </w:pPr>
      <w:r w:rsidRPr="00F015FF">
        <w:t>Hambly, A.C., Henderson, R.K., Storey, M.V., Baker, A., Stuetz, R.M., Khan, S.J., 2010. Fluorescence monitoring at a recycled water treatment plant and associated dual distribution system - Implications</w:t>
      </w:r>
      <w:r w:rsidR="00E02B24" w:rsidRPr="00F015FF">
        <w:t xml:space="preserve"> for cross-connection detection.</w:t>
      </w:r>
      <w:r w:rsidRPr="00F015FF">
        <w:t xml:space="preserve"> Water Research 44, 5323-5333.</w:t>
      </w:r>
    </w:p>
    <w:p w14:paraId="45422314" w14:textId="77777777" w:rsidR="008C6E25" w:rsidRPr="00F015FF" w:rsidRDefault="008C6E25" w:rsidP="005C0EC8">
      <w:pPr>
        <w:bidi w:val="0"/>
      </w:pPr>
      <w:r w:rsidRPr="00F015FF">
        <w:t>Henderson, R.K., Baker, A., Murphy, K.R., Hambly, A., Stuetz, R.M., Khan, S.J. 2009. Fluorescence as a potential monitoring tool for recycled water systems: a review. Water Research 43:863-881.</w:t>
      </w:r>
    </w:p>
    <w:p w14:paraId="15488E4F" w14:textId="77777777" w:rsidR="008C6E25" w:rsidRPr="00F015FF" w:rsidRDefault="008C6E25" w:rsidP="005C0EC8">
      <w:pPr>
        <w:bidi w:val="0"/>
      </w:pPr>
      <w:r w:rsidRPr="00F015FF">
        <w:t>Hill, S.C., Mayo, M.W., Chang, R.K. 2009. Fluorescence of Bacteria, Pollens, and Naturally Occurring Airborne Particles: Excitation/Emission Spectra. ARL-TR-4722, Adelphi, MD 20783-1197.</w:t>
      </w:r>
    </w:p>
    <w:p w14:paraId="1B883096" w14:textId="77777777" w:rsidR="008C6E25" w:rsidRPr="00F015FF" w:rsidRDefault="008C6E25" w:rsidP="005C0EC8">
      <w:pPr>
        <w:bidi w:val="0"/>
      </w:pPr>
      <w:r w:rsidRPr="00F015FF">
        <w:rPr>
          <w:lang w:val="it-IT"/>
        </w:rPr>
        <w:t xml:space="preserve">Holbrook, R.D., Breidenich, J., DeRose, P.C. 2005. </w:t>
      </w:r>
      <w:r w:rsidRPr="00F015FF">
        <w:t>Impact of reclaimed water on select organic matter properties of a receiving stream fluorescence and perylene sorption behavior. Environmental Science and Technology 39(17), 6453-6460.</w:t>
      </w:r>
    </w:p>
    <w:p w14:paraId="52BCB3B2" w14:textId="77777777" w:rsidR="008C6E25" w:rsidRPr="00F015FF" w:rsidRDefault="008C6E25" w:rsidP="005C0EC8">
      <w:pPr>
        <w:bidi w:val="0"/>
      </w:pPr>
      <w:r w:rsidRPr="00F015FF">
        <w:lastRenderedPageBreak/>
        <w:t>Hudson, N., Baker, A., Ward, D., Reynolds, D.M., Brunsdon, C., Carliell-Marquet, C., Browning, S. 2008. Can fluorescence spectrometry be used as a surrogate for the Biochemical Oxygen Demand (BOD) test in water quality assessment? An example from South West England</w:t>
      </w:r>
      <w:r w:rsidRPr="00F015FF">
        <w:rPr>
          <w:color w:val="000000"/>
        </w:rPr>
        <w:t>. Science of the Total Environment 391, 149-158.</w:t>
      </w:r>
    </w:p>
    <w:p w14:paraId="2C469F43" w14:textId="77777777" w:rsidR="008C6E25" w:rsidRPr="00F015FF" w:rsidRDefault="008C6E25" w:rsidP="005C0EC8">
      <w:pPr>
        <w:bidi w:val="0"/>
        <w:rPr>
          <w:color w:val="000000"/>
        </w:rPr>
      </w:pPr>
      <w:r w:rsidRPr="00F015FF">
        <w:t>Khamis, K., Sorensen, J.P., Bradley, C., Hannah, D.M., Lapworth, D.J., Stevens, R. 2015. In situ tryptophan-like fluorometers: assessing turbidity and temperature effects for freshwater applications. Environ Science: Processes &amp; Impacts 17:740-52.</w:t>
      </w:r>
    </w:p>
    <w:p w14:paraId="2C58A0E3" w14:textId="77777777" w:rsidR="008C6E25" w:rsidRPr="00F015FF" w:rsidRDefault="008C6E25" w:rsidP="005C0EC8">
      <w:pPr>
        <w:bidi w:val="0"/>
      </w:pPr>
      <w:r w:rsidRPr="00F015FF">
        <w:t>Lakowicz, JR. (1999). Principles of fluorescence spectroscopy, second edition, Kluwer Academic/Plenum Publishers, New York.</w:t>
      </w:r>
      <w:bookmarkStart w:id="49" w:name="_Toc365115319"/>
      <w:bookmarkStart w:id="50" w:name="_Toc365115463"/>
      <w:bookmarkStart w:id="51" w:name="_Toc365115867"/>
      <w:bookmarkStart w:id="52" w:name="_Toc365116087"/>
      <w:bookmarkStart w:id="53" w:name="_Toc365116336"/>
      <w:bookmarkStart w:id="54" w:name="_Toc365116708"/>
    </w:p>
    <w:p w14:paraId="5F20EC3F" w14:textId="77777777" w:rsidR="008C6E25" w:rsidRPr="00F015FF" w:rsidRDefault="008C6E25" w:rsidP="005C0EC8">
      <w:pPr>
        <w:bidi w:val="0"/>
      </w:pPr>
      <w:r w:rsidRPr="00F015FF">
        <w:t xml:space="preserve">Mostofa, K., Yoshioka, T., Konohira, E., Tanoue, E. 2007. Dynamics and characteristics of fluorescent dissolved organic matter in the groundwater, river and lake water. Water, Air and Soil Pollution 184(1), 157-176. </w:t>
      </w:r>
    </w:p>
    <w:p w14:paraId="0D14072E" w14:textId="77777777" w:rsidR="008C6E25" w:rsidRPr="00F015FF" w:rsidRDefault="008C6E25" w:rsidP="005C0EC8">
      <w:pPr>
        <w:bidi w:val="0"/>
      </w:pPr>
      <w:r w:rsidRPr="00F015FF">
        <w:t>Rice, E.W., Baird, R.B., Eaton, A.D., Clesceri, L.S. 2012. Standard Methods For the Examination of Water and Wastewater, 22</w:t>
      </w:r>
      <w:r w:rsidRPr="00F015FF">
        <w:rPr>
          <w:vertAlign w:val="superscript"/>
        </w:rPr>
        <w:t>nd</w:t>
      </w:r>
      <w:r w:rsidRPr="00F015FF">
        <w:t xml:space="preserve"> edition, 9: 77-87.</w:t>
      </w:r>
    </w:p>
    <w:p w14:paraId="54641E77" w14:textId="77777777" w:rsidR="008C6E25" w:rsidRPr="00F015FF" w:rsidRDefault="008C6E25" w:rsidP="005C0EC8">
      <w:pPr>
        <w:bidi w:val="0"/>
      </w:pPr>
      <w:r w:rsidRPr="00F015FF">
        <w:t xml:space="preserve">Saadi, I., Borisover, M., Armon R., Laor, Y. 2006. Monitoring of effluent </w:t>
      </w:r>
      <w:smartTag w:uri="urn:schemas-microsoft-com:office:smarttags" w:element="stockticker">
        <w:r w:rsidRPr="00F015FF">
          <w:t>DOM</w:t>
        </w:r>
      </w:smartTag>
      <w:r w:rsidRPr="00F015FF">
        <w:t xml:space="preserve"> biodegradation using fluorescence, UV and DOC measurements. Chemosphere 63(3), 530-539.</w:t>
      </w:r>
    </w:p>
    <w:bookmarkEnd w:id="49"/>
    <w:bookmarkEnd w:id="50"/>
    <w:bookmarkEnd w:id="51"/>
    <w:bookmarkEnd w:id="52"/>
    <w:bookmarkEnd w:id="53"/>
    <w:bookmarkEnd w:id="54"/>
    <w:p w14:paraId="1FF1A242" w14:textId="77777777" w:rsidR="008C6E25" w:rsidRPr="00F015FF" w:rsidRDefault="008C6E25" w:rsidP="005C0EC8">
      <w:pPr>
        <w:bidi w:val="0"/>
      </w:pPr>
      <w:r w:rsidRPr="00F015FF">
        <w:t>Sartory, D.P. 2004. Heterotrophic plate count monitoring of treated drinking water in the UK: a useful operational tool</w:t>
      </w:r>
      <w:r w:rsidRPr="00F015FF">
        <w:rPr>
          <w:rtl/>
        </w:rPr>
        <w:t>.</w:t>
      </w:r>
      <w:r w:rsidRPr="00F015FF">
        <w:t xml:space="preserve"> Int J Food Microbiol. 92:297-306</w:t>
      </w:r>
      <w:r w:rsidRPr="00F015FF">
        <w:rPr>
          <w:rtl/>
        </w:rPr>
        <w:t>.</w:t>
      </w:r>
    </w:p>
    <w:p w14:paraId="13EA8E74" w14:textId="77777777" w:rsidR="008C6E25" w:rsidRPr="00F015FF" w:rsidRDefault="008C6E25" w:rsidP="005C0EC8">
      <w:pPr>
        <w:bidi w:val="0"/>
      </w:pPr>
      <w:r w:rsidRPr="00F015FF">
        <w:t xml:space="preserve">Simelane KSwanele Siyabonga. 2013. Application of Fluorescence Spectroscopy for Monitoring Microbial Contamination of Drinking Water. Thesis submitted to The Hebrew University of Jerusalem, Robert H. Smith Faculty of Agriculture, Food and Environment for the M.Sc in Biochemistry and Food Sciences. </w:t>
      </w:r>
    </w:p>
    <w:p w14:paraId="2867AEC4" w14:textId="77777777" w:rsidR="008C6E25" w:rsidRPr="00F015FF" w:rsidRDefault="008C6E25" w:rsidP="005C0EC8">
      <w:pPr>
        <w:bidi w:val="0"/>
      </w:pPr>
      <w:r w:rsidRPr="00F015FF">
        <w:t>Sorensen, J.P.R., Lapworth, D.J., Marchant, B.P., Nkhuwa, D.C.W., Pedley, S., Stuart, M.E., Bell, R.A., Chirwa, M., Kabika, J., Liemisa, M., Chibesa, M. 2015. In-situ tryptophan-like fluorescence: A real-time indicator of faecal contamination in drinking water supplies. Water Research 81: 38–46.</w:t>
      </w:r>
    </w:p>
    <w:p w14:paraId="2CA858A4" w14:textId="77777777" w:rsidR="008C6E25" w:rsidRPr="00F015FF" w:rsidRDefault="008C6E25" w:rsidP="005C0EC8">
      <w:pPr>
        <w:bidi w:val="0"/>
      </w:pPr>
      <w:r w:rsidRPr="00F015FF">
        <w:t xml:space="preserve">Stedmon, C.A., Seredyńska-Sobecka, B., Boe-Hansen, R., Le Tallec, N., Waul, C.K., Arvin, E. 2011. A potential approach for monitoring drinking water quality from </w:t>
      </w:r>
      <w:r w:rsidRPr="00F015FF">
        <w:lastRenderedPageBreak/>
        <w:t>groundwater systems using organic matter fluorescence as an early warning for contamination events. Water Research 45:6030-6038.</w:t>
      </w:r>
    </w:p>
    <w:p w14:paraId="515D5156" w14:textId="77777777" w:rsidR="008C6E25" w:rsidRPr="00F015FF" w:rsidRDefault="008C6E25" w:rsidP="005C0EC8">
      <w:pPr>
        <w:bidi w:val="0"/>
        <w:rPr>
          <w:shd w:val="clear" w:color="auto" w:fill="F9FBFC"/>
        </w:rPr>
      </w:pPr>
      <w:r w:rsidRPr="00F015FF">
        <w:t>Storey, M.V., van der Gaag, B., Burns, B.P.</w:t>
      </w:r>
      <w:r w:rsidRPr="00F015FF">
        <w:rPr>
          <w:rStyle w:val="apple-converted-space"/>
          <w:rFonts w:eastAsia="Arial Unicode MS"/>
          <w:shd w:val="clear" w:color="auto" w:fill="FFFFFF"/>
        </w:rPr>
        <w:t xml:space="preserve"> 2011.</w:t>
      </w:r>
      <w:r w:rsidRPr="00F015FF">
        <w:t xml:space="preserve"> Advances in on-line drinking water quality monitoring and early warning systems. </w:t>
      </w:r>
      <w:r w:rsidRPr="00F015FF">
        <w:rPr>
          <w:shd w:val="clear" w:color="auto" w:fill="FFFFFF"/>
        </w:rPr>
        <w:t>Water Re</w:t>
      </w:r>
      <w:r w:rsidRPr="00F015FF">
        <w:rPr>
          <w:rStyle w:val="apple-converted-space"/>
          <w:rFonts w:eastAsia="Arial Unicode MS"/>
          <w:shd w:val="clear" w:color="auto" w:fill="FFFFFF"/>
        </w:rPr>
        <w:t>search 45: </w:t>
      </w:r>
      <w:r w:rsidRPr="00F015FF">
        <w:rPr>
          <w:shd w:val="clear" w:color="auto" w:fill="F9FBFC"/>
        </w:rPr>
        <w:t>741-747.</w:t>
      </w:r>
    </w:p>
    <w:p w14:paraId="04062E35" w14:textId="77777777" w:rsidR="008C6E25" w:rsidRPr="00F015FF" w:rsidRDefault="008C6E25" w:rsidP="005C0EC8">
      <w:pPr>
        <w:bidi w:val="0"/>
      </w:pPr>
      <w:r w:rsidRPr="00F015FF">
        <w:t>Tedetti, M., Joffre, P., Goutx, M. 2013. Development of a field-portable fluorometer based on deep ultraviolet LEDs for the detection of phenanthrene- and tryptophan-like compounds in natural waters. Sensors and Actuators B: Chemical, 182: 416–423.</w:t>
      </w:r>
    </w:p>
    <w:p w14:paraId="7C27522F" w14:textId="77777777" w:rsidR="008C6E25" w:rsidRPr="00F015FF" w:rsidRDefault="008C6E25" w:rsidP="005C0EC8">
      <w:pPr>
        <w:bidi w:val="0"/>
      </w:pPr>
      <w:r w:rsidRPr="00F015FF">
        <w:rPr>
          <w:lang w:val="en-GB"/>
        </w:rPr>
        <w:t>Tedetti, M., Longhitano, R., Garcia, N., Guigue, C., Ferretto, N., Goutx, M. 2012. Fluorescence properties of dissolved organic matter in coastal Mediterranean waters influenced by a municipal sewage effluent (Bay of Marseilles, France). Environmental Chemistry 9(5) 438-449.</w:t>
      </w:r>
    </w:p>
    <w:p w14:paraId="0B88D85A" w14:textId="77777777" w:rsidR="008C6E25" w:rsidRPr="00F015FF" w:rsidRDefault="008C6E25" w:rsidP="005C0EC8">
      <w:pPr>
        <w:bidi w:val="0"/>
      </w:pPr>
      <w:r w:rsidRPr="00F015FF">
        <w:t>U.S. EPA (2009). National primary drinking water regulations. U.S. Environmental Protection Agency EPA 816-F-09-004, Washington, DC.</w:t>
      </w:r>
    </w:p>
    <w:p w14:paraId="1BE0B12A" w14:textId="77777777" w:rsidR="008C6E25" w:rsidRPr="00F015FF" w:rsidRDefault="008C6E25" w:rsidP="005C0EC8">
      <w:pPr>
        <w:bidi w:val="0"/>
      </w:pPr>
      <w:r w:rsidRPr="00F015FF">
        <w:t>WHO 2011. Guidelines for drinking-water quality. Fourth edition, ISBN: 9789241548151.</w:t>
      </w:r>
    </w:p>
    <w:p w14:paraId="15F96224" w14:textId="77777777" w:rsidR="008C6E25" w:rsidRPr="00F015FF" w:rsidRDefault="008C6E25" w:rsidP="005C0EC8">
      <w:pPr>
        <w:bidi w:val="0"/>
      </w:pPr>
    </w:p>
    <w:p w14:paraId="1B36B64E" w14:textId="77777777" w:rsidR="00210F20" w:rsidRPr="00F015FF" w:rsidRDefault="00210F20" w:rsidP="005C0EC8">
      <w:pPr>
        <w:bidi w:val="0"/>
      </w:pPr>
      <w:r w:rsidRPr="00F015FF">
        <w:br w:type="page"/>
      </w:r>
    </w:p>
    <w:p w14:paraId="1CFC7CCB" w14:textId="46E8AD31" w:rsidR="00203371" w:rsidRPr="00F015FF" w:rsidRDefault="00210F20" w:rsidP="005C0EC8">
      <w:pPr>
        <w:pStyle w:val="1"/>
        <w:rPr>
          <w:rtl/>
        </w:rPr>
      </w:pPr>
      <w:bookmarkStart w:id="55" w:name="_Toc502824410"/>
      <w:r w:rsidRPr="00F015FF">
        <w:rPr>
          <w:rtl/>
        </w:rPr>
        <w:lastRenderedPageBreak/>
        <w:t>נספח</w:t>
      </w:r>
      <w:bookmarkEnd w:id="55"/>
    </w:p>
    <w:p w14:paraId="23E72576" w14:textId="77777777" w:rsidR="002E47D8" w:rsidRPr="00E02B24" w:rsidRDefault="002E47D8" w:rsidP="002E47D8">
      <w:pPr>
        <w:spacing w:after="0" w:line="240" w:lineRule="auto"/>
        <w:rPr>
          <w:rFonts w:cs="David"/>
          <w:rtl/>
        </w:rPr>
      </w:pPr>
      <w:r w:rsidRPr="00E02B24">
        <w:rPr>
          <w:rFonts w:cs="David" w:hint="cs"/>
          <w:b/>
          <w:bCs/>
          <w:u w:val="single"/>
          <w:rtl/>
        </w:rPr>
        <w:t xml:space="preserve">טבלה </w:t>
      </w:r>
      <w:r>
        <w:rPr>
          <w:rFonts w:cs="David" w:hint="cs"/>
          <w:b/>
          <w:bCs/>
          <w:u w:val="single"/>
        </w:rPr>
        <w:t>S</w:t>
      </w:r>
      <w:r w:rsidRPr="00E02B24">
        <w:rPr>
          <w:rFonts w:cs="David" w:hint="cs"/>
          <w:b/>
          <w:bCs/>
          <w:u w:val="single"/>
          <w:rtl/>
        </w:rPr>
        <w:t>1</w:t>
      </w:r>
      <w:r>
        <w:rPr>
          <w:rFonts w:cs="David" w:hint="cs"/>
          <w:rtl/>
        </w:rPr>
        <w:t>. טבלה מסכמת של הדיגומים והבדיקות שנערכו</w:t>
      </w:r>
      <w:r>
        <w:rPr>
          <w:rFonts w:cs="David" w:hint="cs"/>
        </w:rPr>
        <w:t xml:space="preserve"> </w:t>
      </w:r>
      <w:r>
        <w:rPr>
          <w:rFonts w:cs="David" w:hint="cs"/>
          <w:rtl/>
        </w:rPr>
        <w:t xml:space="preserve"> מיולי 2017 עד מאי 2018.</w:t>
      </w:r>
    </w:p>
    <w:p w14:paraId="7594E818" w14:textId="77777777" w:rsidR="002E47D8" w:rsidRDefault="002E47D8" w:rsidP="002E47D8"/>
    <w:tbl>
      <w:tblPr>
        <w:tblStyle w:val="a9"/>
        <w:bidiVisual/>
        <w:tblW w:w="9490" w:type="dxa"/>
        <w:jc w:val="center"/>
        <w:tblLook w:val="04A0" w:firstRow="1" w:lastRow="0" w:firstColumn="1" w:lastColumn="0" w:noHBand="0" w:noVBand="1"/>
      </w:tblPr>
      <w:tblGrid>
        <w:gridCol w:w="802"/>
        <w:gridCol w:w="1318"/>
        <w:gridCol w:w="769"/>
        <w:gridCol w:w="667"/>
        <w:gridCol w:w="769"/>
        <w:gridCol w:w="667"/>
        <w:gridCol w:w="1540"/>
        <w:gridCol w:w="783"/>
        <w:gridCol w:w="783"/>
        <w:gridCol w:w="1392"/>
      </w:tblGrid>
      <w:tr w:rsidR="002E47D8" w:rsidRPr="007421DA" w14:paraId="3A52C39D" w14:textId="77777777" w:rsidTr="00F15566">
        <w:trPr>
          <w:trHeight w:val="405"/>
          <w:jc w:val="center"/>
        </w:trPr>
        <w:tc>
          <w:tcPr>
            <w:tcW w:w="802" w:type="dxa"/>
            <w:noWrap/>
            <w:vAlign w:val="center"/>
            <w:hideMark/>
          </w:tcPr>
          <w:p w14:paraId="6C98E4D1" w14:textId="77777777" w:rsidR="002E47D8" w:rsidRPr="007421DA" w:rsidRDefault="002E47D8" w:rsidP="00F15566">
            <w:pPr>
              <w:jc w:val="center"/>
              <w:rPr>
                <w:rFonts w:asciiTheme="minorBidi" w:hAnsiTheme="minorBidi"/>
                <w:b/>
                <w:bCs/>
                <w:sz w:val="20"/>
                <w:szCs w:val="20"/>
              </w:rPr>
            </w:pPr>
            <w:r w:rsidRPr="007421DA">
              <w:rPr>
                <w:rFonts w:asciiTheme="minorBidi" w:hAnsiTheme="minorBidi"/>
                <w:b/>
                <w:bCs/>
                <w:sz w:val="20"/>
                <w:szCs w:val="20"/>
                <w:rtl/>
              </w:rPr>
              <w:t>קידוח</w:t>
            </w:r>
          </w:p>
        </w:tc>
        <w:tc>
          <w:tcPr>
            <w:tcW w:w="1318" w:type="dxa"/>
            <w:noWrap/>
            <w:vAlign w:val="center"/>
            <w:hideMark/>
          </w:tcPr>
          <w:p w14:paraId="408F08C2"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תאריך דיגום</w:t>
            </w:r>
          </w:p>
        </w:tc>
        <w:tc>
          <w:tcPr>
            <w:tcW w:w="1436" w:type="dxa"/>
            <w:gridSpan w:val="2"/>
            <w:noWrap/>
            <w:vAlign w:val="center"/>
            <w:hideMark/>
          </w:tcPr>
          <w:p w14:paraId="4A4FC46E"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לפני הכלרה</w:t>
            </w:r>
          </w:p>
        </w:tc>
        <w:tc>
          <w:tcPr>
            <w:tcW w:w="1436" w:type="dxa"/>
            <w:gridSpan w:val="2"/>
            <w:noWrap/>
            <w:vAlign w:val="center"/>
            <w:hideMark/>
          </w:tcPr>
          <w:p w14:paraId="712F9483"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אחרי הכלרה</w:t>
            </w:r>
          </w:p>
        </w:tc>
        <w:tc>
          <w:tcPr>
            <w:tcW w:w="1540" w:type="dxa"/>
            <w:noWrap/>
            <w:vAlign w:val="center"/>
            <w:hideMark/>
          </w:tcPr>
          <w:p w14:paraId="49615CA7"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סה"כ מספר מטריצות עירור-פליטה שנבדקו</w:t>
            </w:r>
          </w:p>
        </w:tc>
        <w:tc>
          <w:tcPr>
            <w:tcW w:w="1566" w:type="dxa"/>
            <w:gridSpan w:val="2"/>
          </w:tcPr>
          <w:p w14:paraId="372C3E45"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עכירות</w:t>
            </w:r>
          </w:p>
          <w:p w14:paraId="375DC179"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w:t>
            </w:r>
            <w:r w:rsidRPr="007421DA">
              <w:rPr>
                <w:rFonts w:asciiTheme="minorBidi" w:hAnsiTheme="minorBidi"/>
                <w:b/>
                <w:bCs/>
                <w:sz w:val="20"/>
                <w:szCs w:val="20"/>
              </w:rPr>
              <w:t>NTU</w:t>
            </w:r>
            <w:r w:rsidRPr="007421DA">
              <w:rPr>
                <w:rFonts w:asciiTheme="minorBidi" w:hAnsiTheme="minorBidi"/>
                <w:b/>
                <w:bCs/>
                <w:sz w:val="20"/>
                <w:szCs w:val="20"/>
                <w:rtl/>
              </w:rPr>
              <w:t>]</w:t>
            </w:r>
          </w:p>
        </w:tc>
        <w:tc>
          <w:tcPr>
            <w:tcW w:w="1392" w:type="dxa"/>
          </w:tcPr>
          <w:p w14:paraId="22D401B8" w14:textId="77777777" w:rsidR="002E47D8" w:rsidRPr="007421DA" w:rsidRDefault="002E47D8" w:rsidP="00F15566">
            <w:pPr>
              <w:jc w:val="center"/>
              <w:rPr>
                <w:rFonts w:asciiTheme="minorBidi" w:hAnsiTheme="minorBidi"/>
                <w:b/>
                <w:bCs/>
                <w:sz w:val="20"/>
                <w:szCs w:val="20"/>
                <w:rtl/>
              </w:rPr>
            </w:pPr>
            <w:r w:rsidRPr="007421DA">
              <w:rPr>
                <w:rFonts w:asciiTheme="minorBidi" w:hAnsiTheme="minorBidi"/>
                <w:b/>
                <w:bCs/>
                <w:sz w:val="20"/>
                <w:szCs w:val="20"/>
                <w:rtl/>
              </w:rPr>
              <w:t>ספירה כללית [</w:t>
            </w:r>
            <w:r w:rsidRPr="007421DA">
              <w:rPr>
                <w:rFonts w:asciiTheme="minorBidi" w:hAnsiTheme="minorBidi"/>
                <w:b/>
                <w:bCs/>
                <w:sz w:val="20"/>
                <w:szCs w:val="20"/>
              </w:rPr>
              <w:t>CFU</w:t>
            </w:r>
            <w:r w:rsidRPr="007421DA">
              <w:rPr>
                <w:rFonts w:asciiTheme="minorBidi" w:hAnsiTheme="minorBidi"/>
                <w:b/>
                <w:bCs/>
                <w:sz w:val="20"/>
                <w:szCs w:val="20"/>
                <w:rtl/>
              </w:rPr>
              <w:t xml:space="preserve"> למ"ל]</w:t>
            </w:r>
          </w:p>
        </w:tc>
      </w:tr>
      <w:tr w:rsidR="002E47D8" w:rsidRPr="007421DA" w14:paraId="7CAE5C25" w14:textId="77777777" w:rsidTr="00F15566">
        <w:trPr>
          <w:trHeight w:val="405"/>
          <w:jc w:val="center"/>
        </w:trPr>
        <w:tc>
          <w:tcPr>
            <w:tcW w:w="802" w:type="dxa"/>
            <w:noWrap/>
            <w:vAlign w:val="center"/>
          </w:tcPr>
          <w:p w14:paraId="14273AB9" w14:textId="77777777" w:rsidR="002E47D8" w:rsidRPr="007421DA" w:rsidRDefault="002E47D8" w:rsidP="00F15566">
            <w:pPr>
              <w:jc w:val="center"/>
              <w:rPr>
                <w:rFonts w:asciiTheme="minorBidi" w:hAnsiTheme="minorBidi"/>
                <w:sz w:val="20"/>
                <w:szCs w:val="20"/>
                <w:rtl/>
              </w:rPr>
            </w:pPr>
          </w:p>
        </w:tc>
        <w:tc>
          <w:tcPr>
            <w:tcW w:w="1318" w:type="dxa"/>
            <w:noWrap/>
            <w:vAlign w:val="center"/>
          </w:tcPr>
          <w:p w14:paraId="40049922" w14:textId="77777777" w:rsidR="002E47D8" w:rsidRPr="007421DA" w:rsidRDefault="002E47D8" w:rsidP="00F15566">
            <w:pPr>
              <w:jc w:val="center"/>
              <w:rPr>
                <w:rFonts w:asciiTheme="minorBidi" w:hAnsiTheme="minorBidi"/>
                <w:sz w:val="20"/>
                <w:szCs w:val="20"/>
                <w:rtl/>
              </w:rPr>
            </w:pPr>
          </w:p>
        </w:tc>
        <w:tc>
          <w:tcPr>
            <w:tcW w:w="769" w:type="dxa"/>
            <w:noWrap/>
            <w:vAlign w:val="center"/>
          </w:tcPr>
          <w:p w14:paraId="0B73839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לא מסונן</w:t>
            </w:r>
          </w:p>
        </w:tc>
        <w:tc>
          <w:tcPr>
            <w:tcW w:w="667" w:type="dxa"/>
          </w:tcPr>
          <w:p w14:paraId="698C3AA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מסונן</w:t>
            </w:r>
          </w:p>
        </w:tc>
        <w:tc>
          <w:tcPr>
            <w:tcW w:w="769" w:type="dxa"/>
            <w:noWrap/>
            <w:vAlign w:val="center"/>
          </w:tcPr>
          <w:p w14:paraId="43B4049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לא מסונן</w:t>
            </w:r>
          </w:p>
        </w:tc>
        <w:tc>
          <w:tcPr>
            <w:tcW w:w="667" w:type="dxa"/>
          </w:tcPr>
          <w:p w14:paraId="6C211DD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מסונן</w:t>
            </w:r>
          </w:p>
        </w:tc>
        <w:tc>
          <w:tcPr>
            <w:tcW w:w="1540" w:type="dxa"/>
            <w:noWrap/>
            <w:vAlign w:val="center"/>
          </w:tcPr>
          <w:p w14:paraId="4D8202FD" w14:textId="77777777" w:rsidR="002E47D8" w:rsidRPr="007421DA" w:rsidRDefault="002E47D8" w:rsidP="00F15566">
            <w:pPr>
              <w:jc w:val="center"/>
              <w:rPr>
                <w:rFonts w:asciiTheme="minorBidi" w:hAnsiTheme="minorBidi"/>
                <w:sz w:val="20"/>
                <w:szCs w:val="20"/>
                <w:rtl/>
              </w:rPr>
            </w:pPr>
          </w:p>
        </w:tc>
        <w:tc>
          <w:tcPr>
            <w:tcW w:w="783" w:type="dxa"/>
          </w:tcPr>
          <w:p w14:paraId="0FB98DF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לפני הכלרה</w:t>
            </w:r>
          </w:p>
        </w:tc>
        <w:tc>
          <w:tcPr>
            <w:tcW w:w="783" w:type="dxa"/>
          </w:tcPr>
          <w:p w14:paraId="5C86E47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אחרי הכלרה</w:t>
            </w:r>
          </w:p>
        </w:tc>
        <w:tc>
          <w:tcPr>
            <w:tcW w:w="1392" w:type="dxa"/>
          </w:tcPr>
          <w:p w14:paraId="3DF86102" w14:textId="77777777" w:rsidR="002E47D8" w:rsidRPr="007421DA" w:rsidRDefault="002E47D8" w:rsidP="00F15566">
            <w:pPr>
              <w:jc w:val="center"/>
              <w:rPr>
                <w:rFonts w:asciiTheme="minorBidi" w:hAnsiTheme="minorBidi"/>
                <w:sz w:val="20"/>
                <w:szCs w:val="20"/>
                <w:rtl/>
              </w:rPr>
            </w:pPr>
          </w:p>
        </w:tc>
      </w:tr>
      <w:tr w:rsidR="002E47D8" w:rsidRPr="007421DA" w14:paraId="60F7DE38" w14:textId="77777777" w:rsidTr="00F15566">
        <w:trPr>
          <w:trHeight w:val="330"/>
          <w:jc w:val="center"/>
        </w:trPr>
        <w:tc>
          <w:tcPr>
            <w:tcW w:w="802" w:type="dxa"/>
            <w:vMerge w:val="restart"/>
            <w:noWrap/>
            <w:vAlign w:val="center"/>
            <w:hideMark/>
          </w:tcPr>
          <w:p w14:paraId="4811F02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עינן 3</w:t>
            </w:r>
          </w:p>
        </w:tc>
        <w:tc>
          <w:tcPr>
            <w:tcW w:w="1318" w:type="dxa"/>
            <w:noWrap/>
            <w:vAlign w:val="center"/>
            <w:hideMark/>
          </w:tcPr>
          <w:p w14:paraId="7336D39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22/07/2017</w:t>
            </w:r>
          </w:p>
        </w:tc>
        <w:tc>
          <w:tcPr>
            <w:tcW w:w="769" w:type="dxa"/>
            <w:noWrap/>
            <w:vAlign w:val="center"/>
            <w:hideMark/>
          </w:tcPr>
          <w:p w14:paraId="1961513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45760F9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0</w:t>
            </w:r>
          </w:p>
        </w:tc>
        <w:tc>
          <w:tcPr>
            <w:tcW w:w="769" w:type="dxa"/>
            <w:noWrap/>
            <w:vAlign w:val="center"/>
            <w:hideMark/>
          </w:tcPr>
          <w:p w14:paraId="5D40CE7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1A3CED4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2E671B3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448C4B8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0.27</w:t>
            </w:r>
          </w:p>
        </w:tc>
        <w:tc>
          <w:tcPr>
            <w:tcW w:w="783" w:type="dxa"/>
          </w:tcPr>
          <w:p w14:paraId="553A2A2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0.27</w:t>
            </w:r>
          </w:p>
        </w:tc>
        <w:tc>
          <w:tcPr>
            <w:tcW w:w="1392" w:type="dxa"/>
          </w:tcPr>
          <w:p w14:paraId="336FBEC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8</w:t>
            </w:r>
          </w:p>
        </w:tc>
      </w:tr>
      <w:tr w:rsidR="002E47D8" w:rsidRPr="007421DA" w14:paraId="252F63ED" w14:textId="77777777" w:rsidTr="00F15566">
        <w:trPr>
          <w:trHeight w:val="300"/>
          <w:jc w:val="center"/>
        </w:trPr>
        <w:tc>
          <w:tcPr>
            <w:tcW w:w="802" w:type="dxa"/>
            <w:vMerge/>
            <w:vAlign w:val="center"/>
            <w:hideMark/>
          </w:tcPr>
          <w:p w14:paraId="2014EE13"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5DFE1FA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5/8/2017</w:t>
            </w:r>
          </w:p>
        </w:tc>
        <w:tc>
          <w:tcPr>
            <w:tcW w:w="769" w:type="dxa"/>
            <w:noWrap/>
            <w:vAlign w:val="center"/>
            <w:hideMark/>
          </w:tcPr>
          <w:p w14:paraId="7912025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42F0C34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noWrap/>
            <w:vAlign w:val="center"/>
            <w:hideMark/>
          </w:tcPr>
          <w:p w14:paraId="29808EC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1</w:t>
            </w:r>
          </w:p>
        </w:tc>
        <w:tc>
          <w:tcPr>
            <w:tcW w:w="667" w:type="dxa"/>
          </w:tcPr>
          <w:p w14:paraId="43F2382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3E61953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40A6901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0.45</w:t>
            </w:r>
          </w:p>
        </w:tc>
        <w:tc>
          <w:tcPr>
            <w:tcW w:w="783" w:type="dxa"/>
          </w:tcPr>
          <w:p w14:paraId="50F36B4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0.45</w:t>
            </w:r>
          </w:p>
        </w:tc>
        <w:tc>
          <w:tcPr>
            <w:tcW w:w="1392" w:type="dxa"/>
          </w:tcPr>
          <w:p w14:paraId="2568166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5</w:t>
            </w:r>
          </w:p>
        </w:tc>
      </w:tr>
      <w:tr w:rsidR="002E47D8" w:rsidRPr="007421DA" w14:paraId="34DB49B4" w14:textId="77777777" w:rsidTr="00F15566">
        <w:trPr>
          <w:trHeight w:val="300"/>
          <w:jc w:val="center"/>
        </w:trPr>
        <w:tc>
          <w:tcPr>
            <w:tcW w:w="802" w:type="dxa"/>
            <w:vMerge/>
            <w:vAlign w:val="center"/>
            <w:hideMark/>
          </w:tcPr>
          <w:p w14:paraId="26194906"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3313416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21/8/2017</w:t>
            </w:r>
          </w:p>
        </w:tc>
        <w:tc>
          <w:tcPr>
            <w:tcW w:w="769" w:type="dxa"/>
            <w:noWrap/>
            <w:vAlign w:val="center"/>
            <w:hideMark/>
          </w:tcPr>
          <w:p w14:paraId="04C1A8B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1471940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noWrap/>
            <w:vAlign w:val="center"/>
            <w:hideMark/>
          </w:tcPr>
          <w:p w14:paraId="644972F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70CC491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681BFB1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147DCE7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0.38</w:t>
            </w:r>
          </w:p>
        </w:tc>
        <w:tc>
          <w:tcPr>
            <w:tcW w:w="783" w:type="dxa"/>
          </w:tcPr>
          <w:p w14:paraId="3966B54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0.38</w:t>
            </w:r>
          </w:p>
        </w:tc>
        <w:tc>
          <w:tcPr>
            <w:tcW w:w="1392" w:type="dxa"/>
          </w:tcPr>
          <w:p w14:paraId="3444220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5</w:t>
            </w:r>
          </w:p>
        </w:tc>
      </w:tr>
      <w:tr w:rsidR="002E47D8" w:rsidRPr="007421DA" w14:paraId="06A6501E" w14:textId="77777777" w:rsidTr="00F15566">
        <w:trPr>
          <w:trHeight w:val="300"/>
          <w:jc w:val="center"/>
        </w:trPr>
        <w:tc>
          <w:tcPr>
            <w:tcW w:w="802" w:type="dxa"/>
            <w:vMerge/>
            <w:vAlign w:val="center"/>
            <w:hideMark/>
          </w:tcPr>
          <w:p w14:paraId="5BA75754"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3DCE22A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4/9/2017</w:t>
            </w:r>
          </w:p>
        </w:tc>
        <w:tc>
          <w:tcPr>
            <w:tcW w:w="769" w:type="dxa"/>
            <w:noWrap/>
            <w:vAlign w:val="center"/>
            <w:hideMark/>
          </w:tcPr>
          <w:p w14:paraId="28146B8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326D4A5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noWrap/>
            <w:vAlign w:val="center"/>
            <w:hideMark/>
          </w:tcPr>
          <w:p w14:paraId="25C8FB7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2A62D4C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2C88942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0EA8842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0.35</w:t>
            </w:r>
          </w:p>
        </w:tc>
        <w:tc>
          <w:tcPr>
            <w:tcW w:w="783" w:type="dxa"/>
          </w:tcPr>
          <w:p w14:paraId="71E343F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0.35</w:t>
            </w:r>
          </w:p>
        </w:tc>
        <w:tc>
          <w:tcPr>
            <w:tcW w:w="1392" w:type="dxa"/>
          </w:tcPr>
          <w:p w14:paraId="36B2DBC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r>
      <w:tr w:rsidR="002E47D8" w:rsidRPr="007421DA" w14:paraId="242DB61A" w14:textId="77777777" w:rsidTr="00F15566">
        <w:trPr>
          <w:trHeight w:val="300"/>
          <w:jc w:val="center"/>
        </w:trPr>
        <w:tc>
          <w:tcPr>
            <w:tcW w:w="802" w:type="dxa"/>
            <w:vMerge/>
            <w:vAlign w:val="center"/>
            <w:hideMark/>
          </w:tcPr>
          <w:p w14:paraId="355C34D0"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2D62E5F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24/9/2017</w:t>
            </w:r>
          </w:p>
        </w:tc>
        <w:tc>
          <w:tcPr>
            <w:tcW w:w="769" w:type="dxa"/>
            <w:noWrap/>
            <w:vAlign w:val="center"/>
            <w:hideMark/>
          </w:tcPr>
          <w:p w14:paraId="461CAC0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5500D2C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1BA2D94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517699D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4DF7A7A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30E7FC33" w14:textId="77777777" w:rsidR="002E47D8" w:rsidRPr="007421DA" w:rsidRDefault="002E47D8" w:rsidP="00F15566">
            <w:pPr>
              <w:tabs>
                <w:tab w:val="center" w:pos="283"/>
              </w:tabs>
              <w:jc w:val="center"/>
              <w:rPr>
                <w:rFonts w:asciiTheme="minorBidi" w:hAnsiTheme="minorBidi"/>
                <w:sz w:val="20"/>
                <w:szCs w:val="20"/>
              </w:rPr>
            </w:pPr>
            <w:r>
              <w:rPr>
                <w:rFonts w:asciiTheme="minorBidi" w:hAnsiTheme="minorBidi" w:hint="cs"/>
                <w:sz w:val="20"/>
                <w:szCs w:val="20"/>
                <w:rtl/>
              </w:rPr>
              <w:t>0.34</w:t>
            </w:r>
          </w:p>
        </w:tc>
        <w:tc>
          <w:tcPr>
            <w:tcW w:w="783" w:type="dxa"/>
          </w:tcPr>
          <w:p w14:paraId="4EC30964"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0.34</w:t>
            </w:r>
          </w:p>
        </w:tc>
        <w:tc>
          <w:tcPr>
            <w:tcW w:w="1392" w:type="dxa"/>
          </w:tcPr>
          <w:p w14:paraId="2B4C2B81"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67</w:t>
            </w:r>
          </w:p>
        </w:tc>
      </w:tr>
      <w:tr w:rsidR="002E47D8" w:rsidRPr="007421DA" w14:paraId="4B4A8A2A" w14:textId="77777777" w:rsidTr="00F15566">
        <w:trPr>
          <w:trHeight w:val="300"/>
          <w:jc w:val="center"/>
        </w:trPr>
        <w:tc>
          <w:tcPr>
            <w:tcW w:w="802" w:type="dxa"/>
            <w:vMerge/>
            <w:vAlign w:val="center"/>
            <w:hideMark/>
          </w:tcPr>
          <w:p w14:paraId="08AFCCCE"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5B50A7A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2/10/2017</w:t>
            </w:r>
          </w:p>
        </w:tc>
        <w:tc>
          <w:tcPr>
            <w:tcW w:w="769" w:type="dxa"/>
            <w:noWrap/>
            <w:vAlign w:val="center"/>
            <w:hideMark/>
          </w:tcPr>
          <w:p w14:paraId="403C303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013A96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6D57411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4769EE2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45E2D28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29B4000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0.45</w:t>
            </w:r>
          </w:p>
        </w:tc>
        <w:tc>
          <w:tcPr>
            <w:tcW w:w="783" w:type="dxa"/>
          </w:tcPr>
          <w:p w14:paraId="7972DF9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0.45</w:t>
            </w:r>
          </w:p>
        </w:tc>
        <w:tc>
          <w:tcPr>
            <w:tcW w:w="1392" w:type="dxa"/>
          </w:tcPr>
          <w:p w14:paraId="46F8A12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15</w:t>
            </w:r>
          </w:p>
        </w:tc>
      </w:tr>
      <w:tr w:rsidR="002E47D8" w:rsidRPr="007421DA" w14:paraId="2D43C25B" w14:textId="77777777" w:rsidTr="00F15566">
        <w:trPr>
          <w:trHeight w:val="300"/>
          <w:jc w:val="center"/>
        </w:trPr>
        <w:tc>
          <w:tcPr>
            <w:tcW w:w="802" w:type="dxa"/>
            <w:vMerge/>
            <w:vAlign w:val="center"/>
            <w:hideMark/>
          </w:tcPr>
          <w:p w14:paraId="05A34DEB"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64F0EFF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23/10/2017</w:t>
            </w:r>
          </w:p>
        </w:tc>
        <w:tc>
          <w:tcPr>
            <w:tcW w:w="769" w:type="dxa"/>
            <w:noWrap/>
            <w:vAlign w:val="center"/>
            <w:hideMark/>
          </w:tcPr>
          <w:p w14:paraId="0A33788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73A4A98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0F08F7B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612EBC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7EEC577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4BE5053D"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0.52</w:t>
            </w:r>
          </w:p>
        </w:tc>
        <w:tc>
          <w:tcPr>
            <w:tcW w:w="783" w:type="dxa"/>
          </w:tcPr>
          <w:p w14:paraId="2C06E33B"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0.52</w:t>
            </w:r>
          </w:p>
        </w:tc>
        <w:tc>
          <w:tcPr>
            <w:tcW w:w="1392" w:type="dxa"/>
          </w:tcPr>
          <w:p w14:paraId="1F4821C2"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15</w:t>
            </w:r>
          </w:p>
        </w:tc>
      </w:tr>
      <w:tr w:rsidR="002E47D8" w:rsidRPr="007421DA" w14:paraId="344A5214" w14:textId="77777777" w:rsidTr="00F15566">
        <w:trPr>
          <w:trHeight w:val="300"/>
          <w:jc w:val="center"/>
        </w:trPr>
        <w:tc>
          <w:tcPr>
            <w:tcW w:w="802" w:type="dxa"/>
            <w:vMerge/>
            <w:vAlign w:val="center"/>
            <w:hideMark/>
          </w:tcPr>
          <w:p w14:paraId="1B83DD5A"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2CCF735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13/11/2017</w:t>
            </w:r>
          </w:p>
        </w:tc>
        <w:tc>
          <w:tcPr>
            <w:tcW w:w="769" w:type="dxa"/>
            <w:noWrap/>
            <w:vAlign w:val="center"/>
            <w:hideMark/>
          </w:tcPr>
          <w:p w14:paraId="2D8828B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5B8FE8F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3AE889A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05F550D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2F2B100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2213117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0.46</w:t>
            </w:r>
          </w:p>
        </w:tc>
        <w:tc>
          <w:tcPr>
            <w:tcW w:w="783" w:type="dxa"/>
          </w:tcPr>
          <w:p w14:paraId="5093020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0.46</w:t>
            </w:r>
          </w:p>
        </w:tc>
        <w:tc>
          <w:tcPr>
            <w:tcW w:w="1392" w:type="dxa"/>
          </w:tcPr>
          <w:p w14:paraId="32C114D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r>
      <w:tr w:rsidR="002E47D8" w:rsidRPr="007421DA" w14:paraId="44C135EF" w14:textId="77777777" w:rsidTr="00F15566">
        <w:trPr>
          <w:trHeight w:val="315"/>
          <w:jc w:val="center"/>
        </w:trPr>
        <w:tc>
          <w:tcPr>
            <w:tcW w:w="802" w:type="dxa"/>
            <w:vMerge/>
            <w:vAlign w:val="center"/>
            <w:hideMark/>
          </w:tcPr>
          <w:p w14:paraId="223BA368"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center"/>
            <w:hideMark/>
          </w:tcPr>
          <w:p w14:paraId="64F893F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27/11/2017</w:t>
            </w:r>
          </w:p>
        </w:tc>
        <w:tc>
          <w:tcPr>
            <w:tcW w:w="769" w:type="dxa"/>
            <w:tcBorders>
              <w:bottom w:val="single" w:sz="4" w:space="0" w:color="auto"/>
            </w:tcBorders>
            <w:noWrap/>
            <w:vAlign w:val="center"/>
            <w:hideMark/>
          </w:tcPr>
          <w:p w14:paraId="2F5133A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5936C3F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tcBorders>
              <w:bottom w:val="single" w:sz="4" w:space="0" w:color="auto"/>
            </w:tcBorders>
            <w:noWrap/>
            <w:vAlign w:val="center"/>
            <w:hideMark/>
          </w:tcPr>
          <w:p w14:paraId="2507B23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334CD4A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tcBorders>
              <w:bottom w:val="single" w:sz="4" w:space="0" w:color="auto"/>
            </w:tcBorders>
            <w:noWrap/>
            <w:vAlign w:val="center"/>
            <w:hideMark/>
          </w:tcPr>
          <w:p w14:paraId="2585E68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tcPr>
          <w:p w14:paraId="1CE8975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0.35</w:t>
            </w:r>
          </w:p>
        </w:tc>
        <w:tc>
          <w:tcPr>
            <w:tcW w:w="783" w:type="dxa"/>
            <w:tcBorders>
              <w:bottom w:val="single" w:sz="4" w:space="0" w:color="auto"/>
            </w:tcBorders>
          </w:tcPr>
          <w:p w14:paraId="2201B79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0.35</w:t>
            </w:r>
          </w:p>
        </w:tc>
        <w:tc>
          <w:tcPr>
            <w:tcW w:w="1392" w:type="dxa"/>
            <w:tcBorders>
              <w:bottom w:val="single" w:sz="4" w:space="0" w:color="auto"/>
            </w:tcBorders>
          </w:tcPr>
          <w:p w14:paraId="36ED32C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5</w:t>
            </w:r>
          </w:p>
        </w:tc>
      </w:tr>
      <w:tr w:rsidR="002E47D8" w:rsidRPr="007421DA" w14:paraId="007BF5D7" w14:textId="77777777" w:rsidTr="00F15566">
        <w:trPr>
          <w:trHeight w:val="315"/>
          <w:jc w:val="center"/>
        </w:trPr>
        <w:tc>
          <w:tcPr>
            <w:tcW w:w="802" w:type="dxa"/>
            <w:vMerge/>
            <w:vAlign w:val="center"/>
          </w:tcPr>
          <w:p w14:paraId="433EFC8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center"/>
          </w:tcPr>
          <w:p w14:paraId="626A6D5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10/12/2017</w:t>
            </w:r>
          </w:p>
        </w:tc>
        <w:tc>
          <w:tcPr>
            <w:tcW w:w="769" w:type="dxa"/>
            <w:tcBorders>
              <w:bottom w:val="single" w:sz="4" w:space="0" w:color="auto"/>
            </w:tcBorders>
            <w:noWrap/>
            <w:vAlign w:val="center"/>
          </w:tcPr>
          <w:p w14:paraId="27F128C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9B5238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6521648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D19C75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71010E9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8</w:t>
            </w:r>
          </w:p>
        </w:tc>
        <w:tc>
          <w:tcPr>
            <w:tcW w:w="783" w:type="dxa"/>
            <w:tcBorders>
              <w:bottom w:val="single" w:sz="4" w:space="0" w:color="auto"/>
            </w:tcBorders>
          </w:tcPr>
          <w:p w14:paraId="5099F40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0.35</w:t>
            </w:r>
          </w:p>
        </w:tc>
        <w:tc>
          <w:tcPr>
            <w:tcW w:w="783" w:type="dxa"/>
            <w:tcBorders>
              <w:bottom w:val="single" w:sz="4" w:space="0" w:color="auto"/>
            </w:tcBorders>
          </w:tcPr>
          <w:p w14:paraId="3D3462E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0.57</w:t>
            </w:r>
          </w:p>
        </w:tc>
        <w:tc>
          <w:tcPr>
            <w:tcW w:w="1392" w:type="dxa"/>
            <w:tcBorders>
              <w:bottom w:val="single" w:sz="4" w:space="0" w:color="auto"/>
            </w:tcBorders>
          </w:tcPr>
          <w:p w14:paraId="1DC3ED8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r>
      <w:tr w:rsidR="002E47D8" w:rsidRPr="007421DA" w14:paraId="204E77DA" w14:textId="77777777" w:rsidTr="00F15566">
        <w:trPr>
          <w:trHeight w:val="315"/>
          <w:jc w:val="center"/>
        </w:trPr>
        <w:tc>
          <w:tcPr>
            <w:tcW w:w="802" w:type="dxa"/>
            <w:vMerge/>
            <w:vAlign w:val="center"/>
          </w:tcPr>
          <w:p w14:paraId="2E92E983"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515071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 </w:t>
            </w:r>
            <w:r>
              <w:rPr>
                <w:rFonts w:ascii="Arial" w:hAnsi="Arial" w:cs="Arial" w:hint="cs"/>
                <w:color w:val="000000"/>
                <w:sz w:val="20"/>
                <w:szCs w:val="20"/>
                <w:rtl/>
              </w:rPr>
              <w:t>26/12/2017</w:t>
            </w:r>
          </w:p>
        </w:tc>
        <w:tc>
          <w:tcPr>
            <w:tcW w:w="769" w:type="dxa"/>
            <w:tcBorders>
              <w:bottom w:val="single" w:sz="4" w:space="0" w:color="auto"/>
            </w:tcBorders>
            <w:noWrap/>
            <w:vAlign w:val="center"/>
          </w:tcPr>
          <w:p w14:paraId="22BE64D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D2FA64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80BF77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E22920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F49476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7943FB1F"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bottom w:val="single" w:sz="4" w:space="0" w:color="auto"/>
            </w:tcBorders>
            <w:vAlign w:val="bottom"/>
          </w:tcPr>
          <w:p w14:paraId="4005DEE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1392" w:type="dxa"/>
            <w:tcBorders>
              <w:bottom w:val="single" w:sz="4" w:space="0" w:color="auto"/>
            </w:tcBorders>
            <w:vAlign w:val="bottom"/>
          </w:tcPr>
          <w:p w14:paraId="3C443914"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3</w:t>
            </w:r>
          </w:p>
        </w:tc>
      </w:tr>
      <w:tr w:rsidR="002E47D8" w:rsidRPr="007421DA" w14:paraId="6A3AF6E5" w14:textId="77777777" w:rsidTr="00F15566">
        <w:trPr>
          <w:trHeight w:val="315"/>
          <w:jc w:val="center"/>
        </w:trPr>
        <w:tc>
          <w:tcPr>
            <w:tcW w:w="802" w:type="dxa"/>
            <w:vMerge/>
            <w:vAlign w:val="center"/>
          </w:tcPr>
          <w:p w14:paraId="7D58B9E3" w14:textId="77777777" w:rsidR="002E47D8" w:rsidRPr="007421DA" w:rsidRDefault="002E47D8" w:rsidP="00F15566">
            <w:pPr>
              <w:jc w:val="center"/>
              <w:rPr>
                <w:rFonts w:asciiTheme="minorBidi" w:hAnsiTheme="minorBidi"/>
                <w:sz w:val="20"/>
                <w:szCs w:val="20"/>
              </w:rPr>
            </w:pPr>
          </w:p>
        </w:tc>
        <w:tc>
          <w:tcPr>
            <w:tcW w:w="1318" w:type="dxa"/>
            <w:tcBorders>
              <w:top w:val="single" w:sz="4" w:space="0" w:color="auto"/>
              <w:bottom w:val="single" w:sz="4" w:space="0" w:color="auto"/>
            </w:tcBorders>
            <w:noWrap/>
            <w:vAlign w:val="bottom"/>
          </w:tcPr>
          <w:p w14:paraId="4FE0358C"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07/01/2018</w:t>
            </w:r>
          </w:p>
        </w:tc>
        <w:tc>
          <w:tcPr>
            <w:tcW w:w="769" w:type="dxa"/>
            <w:tcBorders>
              <w:top w:val="single" w:sz="4" w:space="0" w:color="auto"/>
              <w:bottom w:val="single" w:sz="4" w:space="0" w:color="auto"/>
            </w:tcBorders>
            <w:noWrap/>
            <w:vAlign w:val="center"/>
          </w:tcPr>
          <w:p w14:paraId="67730DE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single" w:sz="4" w:space="0" w:color="auto"/>
            </w:tcBorders>
          </w:tcPr>
          <w:p w14:paraId="43E9532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top w:val="single" w:sz="4" w:space="0" w:color="auto"/>
              <w:bottom w:val="single" w:sz="4" w:space="0" w:color="auto"/>
            </w:tcBorders>
            <w:noWrap/>
            <w:vAlign w:val="center"/>
          </w:tcPr>
          <w:p w14:paraId="6927B8C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single" w:sz="4" w:space="0" w:color="auto"/>
            </w:tcBorders>
          </w:tcPr>
          <w:p w14:paraId="33E8EB0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top w:val="single" w:sz="4" w:space="0" w:color="auto"/>
              <w:bottom w:val="single" w:sz="4" w:space="0" w:color="auto"/>
            </w:tcBorders>
            <w:noWrap/>
            <w:vAlign w:val="center"/>
          </w:tcPr>
          <w:p w14:paraId="098C8C7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top w:val="single" w:sz="4" w:space="0" w:color="auto"/>
              <w:bottom w:val="single" w:sz="4" w:space="0" w:color="auto"/>
            </w:tcBorders>
            <w:vAlign w:val="bottom"/>
          </w:tcPr>
          <w:p w14:paraId="6FF5517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top w:val="single" w:sz="4" w:space="0" w:color="auto"/>
              <w:bottom w:val="single" w:sz="4" w:space="0" w:color="auto"/>
            </w:tcBorders>
            <w:vAlign w:val="bottom"/>
          </w:tcPr>
          <w:p w14:paraId="314286A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0.58</w:t>
            </w:r>
          </w:p>
        </w:tc>
        <w:tc>
          <w:tcPr>
            <w:tcW w:w="1392" w:type="dxa"/>
            <w:tcBorders>
              <w:top w:val="single" w:sz="4" w:space="0" w:color="auto"/>
              <w:bottom w:val="single" w:sz="4" w:space="0" w:color="auto"/>
            </w:tcBorders>
            <w:vAlign w:val="bottom"/>
          </w:tcPr>
          <w:p w14:paraId="6034F229"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1</w:t>
            </w:r>
          </w:p>
        </w:tc>
      </w:tr>
      <w:tr w:rsidR="002E47D8" w:rsidRPr="007421DA" w14:paraId="7BC5B23E" w14:textId="77777777" w:rsidTr="00F15566">
        <w:trPr>
          <w:trHeight w:val="315"/>
          <w:jc w:val="center"/>
        </w:trPr>
        <w:tc>
          <w:tcPr>
            <w:tcW w:w="802" w:type="dxa"/>
            <w:vMerge/>
            <w:vAlign w:val="center"/>
          </w:tcPr>
          <w:p w14:paraId="731E8D8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62841D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10/01/2018</w:t>
            </w:r>
          </w:p>
        </w:tc>
        <w:tc>
          <w:tcPr>
            <w:tcW w:w="769" w:type="dxa"/>
            <w:tcBorders>
              <w:bottom w:val="single" w:sz="4" w:space="0" w:color="auto"/>
            </w:tcBorders>
            <w:noWrap/>
            <w:vAlign w:val="center"/>
          </w:tcPr>
          <w:p w14:paraId="0171DDC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854B4B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4A6940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single" w:sz="4" w:space="0" w:color="auto"/>
            </w:tcBorders>
          </w:tcPr>
          <w:p w14:paraId="7589759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5712E6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520D45E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0.45</w:t>
            </w:r>
          </w:p>
        </w:tc>
        <w:tc>
          <w:tcPr>
            <w:tcW w:w="783" w:type="dxa"/>
            <w:tcBorders>
              <w:bottom w:val="single" w:sz="4" w:space="0" w:color="auto"/>
            </w:tcBorders>
            <w:vAlign w:val="bottom"/>
          </w:tcPr>
          <w:p w14:paraId="623ED89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0.45</w:t>
            </w:r>
          </w:p>
        </w:tc>
        <w:tc>
          <w:tcPr>
            <w:tcW w:w="1392" w:type="dxa"/>
            <w:tcBorders>
              <w:bottom w:val="single" w:sz="4" w:space="0" w:color="auto"/>
            </w:tcBorders>
            <w:vAlign w:val="bottom"/>
          </w:tcPr>
          <w:p w14:paraId="20085C32"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3</w:t>
            </w:r>
          </w:p>
        </w:tc>
      </w:tr>
      <w:tr w:rsidR="002E47D8" w:rsidRPr="007421DA" w14:paraId="7C10D8AA" w14:textId="77777777" w:rsidTr="00F15566">
        <w:trPr>
          <w:trHeight w:val="315"/>
          <w:jc w:val="center"/>
        </w:trPr>
        <w:tc>
          <w:tcPr>
            <w:tcW w:w="802" w:type="dxa"/>
            <w:vMerge/>
            <w:vAlign w:val="center"/>
          </w:tcPr>
          <w:p w14:paraId="6A53EAAF"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05F26A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14/01/2018</w:t>
            </w:r>
          </w:p>
        </w:tc>
        <w:tc>
          <w:tcPr>
            <w:tcW w:w="769" w:type="dxa"/>
            <w:tcBorders>
              <w:bottom w:val="single" w:sz="4" w:space="0" w:color="auto"/>
            </w:tcBorders>
            <w:noWrap/>
            <w:vAlign w:val="center"/>
          </w:tcPr>
          <w:p w14:paraId="4D5A776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2A4C1F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5B1854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653EF1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7D08BC9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5338E31F"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0.36</w:t>
            </w:r>
          </w:p>
        </w:tc>
        <w:tc>
          <w:tcPr>
            <w:tcW w:w="783" w:type="dxa"/>
            <w:tcBorders>
              <w:bottom w:val="single" w:sz="4" w:space="0" w:color="auto"/>
            </w:tcBorders>
            <w:vAlign w:val="bottom"/>
          </w:tcPr>
          <w:p w14:paraId="486E017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0.36</w:t>
            </w:r>
          </w:p>
        </w:tc>
        <w:tc>
          <w:tcPr>
            <w:tcW w:w="1392" w:type="dxa"/>
            <w:tcBorders>
              <w:bottom w:val="single" w:sz="4" w:space="0" w:color="auto"/>
            </w:tcBorders>
            <w:vAlign w:val="bottom"/>
          </w:tcPr>
          <w:p w14:paraId="3F3C0176"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7</w:t>
            </w:r>
          </w:p>
        </w:tc>
      </w:tr>
      <w:tr w:rsidR="002E47D8" w:rsidRPr="007421DA" w14:paraId="4FAEDEC2" w14:textId="77777777" w:rsidTr="00F15566">
        <w:trPr>
          <w:trHeight w:val="315"/>
          <w:jc w:val="center"/>
        </w:trPr>
        <w:tc>
          <w:tcPr>
            <w:tcW w:w="802" w:type="dxa"/>
            <w:vMerge/>
            <w:vAlign w:val="center"/>
          </w:tcPr>
          <w:p w14:paraId="2D54F8EE"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2FDE900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17/01/2018</w:t>
            </w:r>
          </w:p>
        </w:tc>
        <w:tc>
          <w:tcPr>
            <w:tcW w:w="769" w:type="dxa"/>
            <w:tcBorders>
              <w:bottom w:val="single" w:sz="4" w:space="0" w:color="auto"/>
            </w:tcBorders>
            <w:noWrap/>
            <w:vAlign w:val="center"/>
          </w:tcPr>
          <w:p w14:paraId="08479CD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E59484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02360FD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F0AEC0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110E57A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6E44D98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0.37</w:t>
            </w:r>
          </w:p>
        </w:tc>
        <w:tc>
          <w:tcPr>
            <w:tcW w:w="783" w:type="dxa"/>
            <w:tcBorders>
              <w:bottom w:val="single" w:sz="4" w:space="0" w:color="auto"/>
            </w:tcBorders>
            <w:vAlign w:val="bottom"/>
          </w:tcPr>
          <w:p w14:paraId="6259538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0.37</w:t>
            </w:r>
          </w:p>
        </w:tc>
        <w:tc>
          <w:tcPr>
            <w:tcW w:w="1392" w:type="dxa"/>
            <w:tcBorders>
              <w:bottom w:val="single" w:sz="4" w:space="0" w:color="auto"/>
            </w:tcBorders>
            <w:vAlign w:val="bottom"/>
          </w:tcPr>
          <w:p w14:paraId="17E53855"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2</w:t>
            </w:r>
          </w:p>
        </w:tc>
      </w:tr>
      <w:tr w:rsidR="002E47D8" w:rsidRPr="007421DA" w14:paraId="1BF1F2C3" w14:textId="77777777" w:rsidTr="00F15566">
        <w:trPr>
          <w:trHeight w:val="315"/>
          <w:jc w:val="center"/>
        </w:trPr>
        <w:tc>
          <w:tcPr>
            <w:tcW w:w="802" w:type="dxa"/>
            <w:vMerge/>
            <w:vAlign w:val="center"/>
          </w:tcPr>
          <w:p w14:paraId="02A49611"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F1DB8A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21/01/2018</w:t>
            </w:r>
          </w:p>
        </w:tc>
        <w:tc>
          <w:tcPr>
            <w:tcW w:w="769" w:type="dxa"/>
            <w:tcBorders>
              <w:bottom w:val="single" w:sz="4" w:space="0" w:color="auto"/>
            </w:tcBorders>
            <w:noWrap/>
            <w:vAlign w:val="center"/>
          </w:tcPr>
          <w:p w14:paraId="3240EA0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F5E205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590AE29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1A2F3C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36DD82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1809397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0.44</w:t>
            </w:r>
          </w:p>
        </w:tc>
        <w:tc>
          <w:tcPr>
            <w:tcW w:w="783" w:type="dxa"/>
            <w:tcBorders>
              <w:bottom w:val="single" w:sz="4" w:space="0" w:color="auto"/>
            </w:tcBorders>
            <w:vAlign w:val="bottom"/>
          </w:tcPr>
          <w:p w14:paraId="34EF3F8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0.44</w:t>
            </w:r>
          </w:p>
        </w:tc>
        <w:tc>
          <w:tcPr>
            <w:tcW w:w="1392" w:type="dxa"/>
            <w:tcBorders>
              <w:bottom w:val="single" w:sz="4" w:space="0" w:color="auto"/>
            </w:tcBorders>
            <w:vAlign w:val="bottom"/>
          </w:tcPr>
          <w:p w14:paraId="59653D6A"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2</w:t>
            </w:r>
          </w:p>
        </w:tc>
      </w:tr>
      <w:tr w:rsidR="002E47D8" w:rsidRPr="007421DA" w14:paraId="3BEFA001" w14:textId="77777777" w:rsidTr="00F15566">
        <w:trPr>
          <w:trHeight w:val="315"/>
          <w:jc w:val="center"/>
        </w:trPr>
        <w:tc>
          <w:tcPr>
            <w:tcW w:w="802" w:type="dxa"/>
            <w:vMerge/>
            <w:vAlign w:val="center"/>
          </w:tcPr>
          <w:p w14:paraId="2BFAE1DB"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2B75F2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24/01/2018</w:t>
            </w:r>
          </w:p>
        </w:tc>
        <w:tc>
          <w:tcPr>
            <w:tcW w:w="769" w:type="dxa"/>
            <w:tcBorders>
              <w:bottom w:val="single" w:sz="4" w:space="0" w:color="auto"/>
            </w:tcBorders>
            <w:noWrap/>
            <w:vAlign w:val="center"/>
          </w:tcPr>
          <w:p w14:paraId="5FCB52A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62DF26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7BB96CA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38A199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4045DF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2694C73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0.36</w:t>
            </w:r>
          </w:p>
        </w:tc>
        <w:tc>
          <w:tcPr>
            <w:tcW w:w="783" w:type="dxa"/>
            <w:tcBorders>
              <w:bottom w:val="single" w:sz="4" w:space="0" w:color="auto"/>
            </w:tcBorders>
            <w:vAlign w:val="bottom"/>
          </w:tcPr>
          <w:p w14:paraId="34AB223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0.58</w:t>
            </w:r>
          </w:p>
        </w:tc>
        <w:tc>
          <w:tcPr>
            <w:tcW w:w="1392" w:type="dxa"/>
            <w:tcBorders>
              <w:bottom w:val="single" w:sz="4" w:space="0" w:color="auto"/>
            </w:tcBorders>
            <w:vAlign w:val="bottom"/>
          </w:tcPr>
          <w:p w14:paraId="244D1371"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1</w:t>
            </w:r>
          </w:p>
        </w:tc>
      </w:tr>
      <w:tr w:rsidR="002E47D8" w:rsidRPr="007421DA" w14:paraId="50E3CA0B" w14:textId="77777777" w:rsidTr="00F15566">
        <w:trPr>
          <w:trHeight w:val="315"/>
          <w:jc w:val="center"/>
        </w:trPr>
        <w:tc>
          <w:tcPr>
            <w:tcW w:w="802" w:type="dxa"/>
            <w:vMerge/>
            <w:vAlign w:val="center"/>
          </w:tcPr>
          <w:p w14:paraId="72DA2AEA"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6AD4A1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28/01/2018</w:t>
            </w:r>
          </w:p>
        </w:tc>
        <w:tc>
          <w:tcPr>
            <w:tcW w:w="769" w:type="dxa"/>
            <w:tcBorders>
              <w:bottom w:val="single" w:sz="4" w:space="0" w:color="auto"/>
            </w:tcBorders>
            <w:noWrap/>
            <w:vAlign w:val="center"/>
          </w:tcPr>
          <w:p w14:paraId="30FF602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018297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9FC3CC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CB5A4F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F869AC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39ECB8A8"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0.37</w:t>
            </w:r>
          </w:p>
        </w:tc>
        <w:tc>
          <w:tcPr>
            <w:tcW w:w="783" w:type="dxa"/>
            <w:tcBorders>
              <w:bottom w:val="single" w:sz="4" w:space="0" w:color="auto"/>
            </w:tcBorders>
            <w:vAlign w:val="bottom"/>
          </w:tcPr>
          <w:p w14:paraId="4974E23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0.58</w:t>
            </w:r>
          </w:p>
        </w:tc>
        <w:tc>
          <w:tcPr>
            <w:tcW w:w="1392" w:type="dxa"/>
            <w:tcBorders>
              <w:bottom w:val="single" w:sz="4" w:space="0" w:color="auto"/>
            </w:tcBorders>
            <w:vAlign w:val="bottom"/>
          </w:tcPr>
          <w:p w14:paraId="24183CDE"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4</w:t>
            </w:r>
          </w:p>
        </w:tc>
      </w:tr>
      <w:tr w:rsidR="002E47D8" w:rsidRPr="007421DA" w14:paraId="04CCF700" w14:textId="77777777" w:rsidTr="00F15566">
        <w:trPr>
          <w:trHeight w:val="315"/>
          <w:jc w:val="center"/>
        </w:trPr>
        <w:tc>
          <w:tcPr>
            <w:tcW w:w="802" w:type="dxa"/>
            <w:vMerge/>
            <w:vAlign w:val="center"/>
          </w:tcPr>
          <w:p w14:paraId="4DCAE714"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C0FD75C"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31/01/2018</w:t>
            </w:r>
          </w:p>
        </w:tc>
        <w:tc>
          <w:tcPr>
            <w:tcW w:w="769" w:type="dxa"/>
            <w:tcBorders>
              <w:bottom w:val="single" w:sz="4" w:space="0" w:color="auto"/>
            </w:tcBorders>
            <w:noWrap/>
            <w:vAlign w:val="center"/>
          </w:tcPr>
          <w:p w14:paraId="06C5D03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DD2C30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9918C1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FB8E59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234D90E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71BCB1E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bottom w:val="single" w:sz="4" w:space="0" w:color="auto"/>
            </w:tcBorders>
            <w:vAlign w:val="bottom"/>
          </w:tcPr>
          <w:p w14:paraId="6F00D4E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0.56</w:t>
            </w:r>
          </w:p>
        </w:tc>
        <w:tc>
          <w:tcPr>
            <w:tcW w:w="1392" w:type="dxa"/>
            <w:tcBorders>
              <w:bottom w:val="single" w:sz="4" w:space="0" w:color="auto"/>
            </w:tcBorders>
            <w:vAlign w:val="bottom"/>
          </w:tcPr>
          <w:p w14:paraId="0DF4D646"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2</w:t>
            </w:r>
          </w:p>
        </w:tc>
      </w:tr>
      <w:tr w:rsidR="002E47D8" w:rsidRPr="007421DA" w14:paraId="52AF6139" w14:textId="77777777" w:rsidTr="00F15566">
        <w:trPr>
          <w:trHeight w:val="315"/>
          <w:jc w:val="center"/>
        </w:trPr>
        <w:tc>
          <w:tcPr>
            <w:tcW w:w="802" w:type="dxa"/>
            <w:vMerge/>
            <w:vAlign w:val="center"/>
          </w:tcPr>
          <w:p w14:paraId="462C7DFC"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3EA153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04/02/2018</w:t>
            </w:r>
          </w:p>
        </w:tc>
        <w:tc>
          <w:tcPr>
            <w:tcW w:w="769" w:type="dxa"/>
            <w:tcBorders>
              <w:bottom w:val="single" w:sz="4" w:space="0" w:color="auto"/>
            </w:tcBorders>
            <w:noWrap/>
            <w:vAlign w:val="center"/>
          </w:tcPr>
          <w:p w14:paraId="363CFC0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C9D8DF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35BBBA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13BED9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316522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A59B67F"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0.27</w:t>
            </w:r>
          </w:p>
        </w:tc>
        <w:tc>
          <w:tcPr>
            <w:tcW w:w="783" w:type="dxa"/>
            <w:tcBorders>
              <w:bottom w:val="single" w:sz="4" w:space="0" w:color="auto"/>
            </w:tcBorders>
            <w:vAlign w:val="bottom"/>
          </w:tcPr>
          <w:p w14:paraId="6EBAFF4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0.58</w:t>
            </w:r>
          </w:p>
        </w:tc>
        <w:tc>
          <w:tcPr>
            <w:tcW w:w="1392" w:type="dxa"/>
            <w:tcBorders>
              <w:bottom w:val="single" w:sz="4" w:space="0" w:color="auto"/>
            </w:tcBorders>
            <w:vAlign w:val="bottom"/>
          </w:tcPr>
          <w:p w14:paraId="16E10CA9"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2</w:t>
            </w:r>
          </w:p>
        </w:tc>
      </w:tr>
      <w:tr w:rsidR="002E47D8" w:rsidRPr="007421DA" w14:paraId="0D46A77F" w14:textId="77777777" w:rsidTr="00F15566">
        <w:trPr>
          <w:trHeight w:val="315"/>
          <w:jc w:val="center"/>
        </w:trPr>
        <w:tc>
          <w:tcPr>
            <w:tcW w:w="802" w:type="dxa"/>
            <w:vMerge/>
            <w:vAlign w:val="center"/>
          </w:tcPr>
          <w:p w14:paraId="2D319988"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62DBB75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07/02/2018</w:t>
            </w:r>
          </w:p>
        </w:tc>
        <w:tc>
          <w:tcPr>
            <w:tcW w:w="769" w:type="dxa"/>
            <w:tcBorders>
              <w:bottom w:val="single" w:sz="4" w:space="0" w:color="auto"/>
            </w:tcBorders>
            <w:noWrap/>
            <w:vAlign w:val="center"/>
          </w:tcPr>
          <w:p w14:paraId="22167D7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3D93DA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501E818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D5B5CA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74FD3E6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324F5B1F"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0.28</w:t>
            </w:r>
          </w:p>
        </w:tc>
        <w:tc>
          <w:tcPr>
            <w:tcW w:w="783" w:type="dxa"/>
            <w:tcBorders>
              <w:bottom w:val="single" w:sz="4" w:space="0" w:color="auto"/>
            </w:tcBorders>
            <w:vAlign w:val="bottom"/>
          </w:tcPr>
          <w:p w14:paraId="2967712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006DBF0B"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1</w:t>
            </w:r>
          </w:p>
        </w:tc>
      </w:tr>
      <w:tr w:rsidR="002E47D8" w:rsidRPr="007421DA" w14:paraId="4BFA9EB1" w14:textId="77777777" w:rsidTr="00F15566">
        <w:trPr>
          <w:trHeight w:val="315"/>
          <w:jc w:val="center"/>
        </w:trPr>
        <w:tc>
          <w:tcPr>
            <w:tcW w:w="802" w:type="dxa"/>
            <w:vMerge/>
            <w:vAlign w:val="center"/>
          </w:tcPr>
          <w:p w14:paraId="6A9463D7"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9C716F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11/02/2018</w:t>
            </w:r>
          </w:p>
        </w:tc>
        <w:tc>
          <w:tcPr>
            <w:tcW w:w="769" w:type="dxa"/>
            <w:tcBorders>
              <w:bottom w:val="single" w:sz="4" w:space="0" w:color="auto"/>
            </w:tcBorders>
            <w:noWrap/>
            <w:vAlign w:val="center"/>
          </w:tcPr>
          <w:p w14:paraId="45C9F56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FD73B5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F0B6B4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41FE03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5E9216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BB43A1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0.21</w:t>
            </w:r>
          </w:p>
        </w:tc>
        <w:tc>
          <w:tcPr>
            <w:tcW w:w="783" w:type="dxa"/>
            <w:tcBorders>
              <w:bottom w:val="single" w:sz="4" w:space="0" w:color="auto"/>
            </w:tcBorders>
            <w:vAlign w:val="bottom"/>
          </w:tcPr>
          <w:p w14:paraId="5C24BED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08B968EA"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2</w:t>
            </w:r>
          </w:p>
        </w:tc>
      </w:tr>
      <w:tr w:rsidR="002E47D8" w:rsidRPr="007421DA" w14:paraId="26DF855F" w14:textId="77777777" w:rsidTr="00F15566">
        <w:trPr>
          <w:trHeight w:val="315"/>
          <w:jc w:val="center"/>
        </w:trPr>
        <w:tc>
          <w:tcPr>
            <w:tcW w:w="802" w:type="dxa"/>
            <w:vMerge/>
            <w:vAlign w:val="center"/>
          </w:tcPr>
          <w:p w14:paraId="68A6C34A"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609EE9A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25/03/2018</w:t>
            </w:r>
          </w:p>
        </w:tc>
        <w:tc>
          <w:tcPr>
            <w:tcW w:w="769" w:type="dxa"/>
            <w:tcBorders>
              <w:bottom w:val="single" w:sz="4" w:space="0" w:color="auto"/>
            </w:tcBorders>
            <w:noWrap/>
            <w:vAlign w:val="center"/>
          </w:tcPr>
          <w:p w14:paraId="4B76FB4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E93529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64D4961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A8DE5E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0B91BE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186FDF4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783" w:type="dxa"/>
            <w:tcBorders>
              <w:bottom w:val="single" w:sz="4" w:space="0" w:color="auto"/>
            </w:tcBorders>
            <w:vAlign w:val="bottom"/>
          </w:tcPr>
          <w:p w14:paraId="16D5A4C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1D1E1A31"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21</w:t>
            </w:r>
          </w:p>
        </w:tc>
      </w:tr>
      <w:tr w:rsidR="002E47D8" w:rsidRPr="007421DA" w14:paraId="4F1711E0" w14:textId="77777777" w:rsidTr="002E47D8">
        <w:trPr>
          <w:trHeight w:val="315"/>
          <w:jc w:val="center"/>
        </w:trPr>
        <w:tc>
          <w:tcPr>
            <w:tcW w:w="802" w:type="dxa"/>
            <w:vMerge/>
            <w:tcBorders>
              <w:bottom w:val="double" w:sz="4" w:space="0" w:color="auto"/>
            </w:tcBorders>
            <w:vAlign w:val="center"/>
          </w:tcPr>
          <w:p w14:paraId="680C507F" w14:textId="77777777" w:rsidR="002E47D8" w:rsidRPr="007421DA" w:rsidRDefault="002E47D8" w:rsidP="00F15566">
            <w:pPr>
              <w:jc w:val="center"/>
              <w:rPr>
                <w:rFonts w:asciiTheme="minorBidi" w:hAnsiTheme="minorBidi"/>
                <w:sz w:val="20"/>
                <w:szCs w:val="20"/>
              </w:rPr>
            </w:pPr>
          </w:p>
        </w:tc>
        <w:tc>
          <w:tcPr>
            <w:tcW w:w="1318" w:type="dxa"/>
            <w:tcBorders>
              <w:top w:val="single" w:sz="4" w:space="0" w:color="auto"/>
              <w:bottom w:val="double" w:sz="4" w:space="0" w:color="auto"/>
            </w:tcBorders>
            <w:shd w:val="clear" w:color="auto" w:fill="auto"/>
            <w:noWrap/>
            <w:vAlign w:val="bottom"/>
          </w:tcPr>
          <w:p w14:paraId="3B7900D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06/05/2018</w:t>
            </w:r>
          </w:p>
        </w:tc>
        <w:tc>
          <w:tcPr>
            <w:tcW w:w="769" w:type="dxa"/>
            <w:tcBorders>
              <w:top w:val="single" w:sz="4" w:space="0" w:color="auto"/>
              <w:bottom w:val="double" w:sz="4" w:space="0" w:color="auto"/>
            </w:tcBorders>
            <w:shd w:val="clear" w:color="auto" w:fill="auto"/>
            <w:noWrap/>
            <w:vAlign w:val="center"/>
          </w:tcPr>
          <w:p w14:paraId="2C20FBE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shd w:val="clear" w:color="auto" w:fill="auto"/>
          </w:tcPr>
          <w:p w14:paraId="086C028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top w:val="single" w:sz="4" w:space="0" w:color="auto"/>
              <w:bottom w:val="double" w:sz="4" w:space="0" w:color="auto"/>
            </w:tcBorders>
            <w:shd w:val="clear" w:color="auto" w:fill="auto"/>
            <w:noWrap/>
            <w:vAlign w:val="center"/>
          </w:tcPr>
          <w:p w14:paraId="32A94DA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shd w:val="clear" w:color="auto" w:fill="auto"/>
          </w:tcPr>
          <w:p w14:paraId="241404D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top w:val="single" w:sz="4" w:space="0" w:color="auto"/>
              <w:bottom w:val="double" w:sz="4" w:space="0" w:color="auto"/>
            </w:tcBorders>
            <w:shd w:val="clear" w:color="auto" w:fill="auto"/>
            <w:noWrap/>
            <w:vAlign w:val="center"/>
          </w:tcPr>
          <w:p w14:paraId="2F0B50E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top w:val="single" w:sz="4" w:space="0" w:color="auto"/>
              <w:bottom w:val="double" w:sz="4" w:space="0" w:color="auto"/>
            </w:tcBorders>
            <w:shd w:val="clear" w:color="auto" w:fill="auto"/>
            <w:vAlign w:val="bottom"/>
          </w:tcPr>
          <w:p w14:paraId="602C683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0.31</w:t>
            </w:r>
          </w:p>
        </w:tc>
        <w:tc>
          <w:tcPr>
            <w:tcW w:w="783" w:type="dxa"/>
            <w:tcBorders>
              <w:top w:val="single" w:sz="4" w:space="0" w:color="auto"/>
              <w:bottom w:val="double" w:sz="4" w:space="0" w:color="auto"/>
            </w:tcBorders>
            <w:shd w:val="clear" w:color="auto" w:fill="auto"/>
            <w:vAlign w:val="bottom"/>
          </w:tcPr>
          <w:p w14:paraId="22A7EBB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top w:val="single" w:sz="4" w:space="0" w:color="auto"/>
              <w:bottom w:val="double" w:sz="4" w:space="0" w:color="auto"/>
            </w:tcBorders>
            <w:shd w:val="clear" w:color="auto" w:fill="auto"/>
            <w:vAlign w:val="bottom"/>
          </w:tcPr>
          <w:p w14:paraId="1F099EA0" w14:textId="77777777" w:rsidR="002E47D8" w:rsidRPr="00360341" w:rsidRDefault="002E47D8" w:rsidP="00F15566">
            <w:pPr>
              <w:jc w:val="center"/>
              <w:rPr>
                <w:rFonts w:asciiTheme="minorBidi" w:hAnsiTheme="minorBidi"/>
                <w:sz w:val="20"/>
                <w:szCs w:val="20"/>
                <w:rtl/>
              </w:rPr>
            </w:pPr>
            <w:r w:rsidRPr="00360341">
              <w:rPr>
                <w:rFonts w:ascii="Arial" w:hAnsi="Arial" w:cs="Arial"/>
                <w:color w:val="000000"/>
                <w:sz w:val="20"/>
                <w:szCs w:val="20"/>
                <w:rtl/>
              </w:rPr>
              <w:t>5</w:t>
            </w:r>
          </w:p>
        </w:tc>
      </w:tr>
      <w:tr w:rsidR="002E47D8" w:rsidRPr="007421DA" w14:paraId="68C56753" w14:textId="77777777" w:rsidTr="00F15566">
        <w:trPr>
          <w:trHeight w:val="315"/>
          <w:jc w:val="center"/>
        </w:trPr>
        <w:tc>
          <w:tcPr>
            <w:tcW w:w="802" w:type="dxa"/>
            <w:vMerge w:val="restart"/>
            <w:tcBorders>
              <w:top w:val="double" w:sz="4" w:space="0" w:color="auto"/>
            </w:tcBorders>
            <w:noWrap/>
            <w:vAlign w:val="center"/>
            <w:hideMark/>
          </w:tcPr>
          <w:p w14:paraId="4315AF9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עינן 6</w:t>
            </w:r>
          </w:p>
        </w:tc>
        <w:tc>
          <w:tcPr>
            <w:tcW w:w="1318" w:type="dxa"/>
            <w:tcBorders>
              <w:top w:val="double" w:sz="4" w:space="0" w:color="auto"/>
            </w:tcBorders>
            <w:noWrap/>
            <w:vAlign w:val="center"/>
            <w:hideMark/>
          </w:tcPr>
          <w:p w14:paraId="31FE1F4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22/07/2017</w:t>
            </w:r>
          </w:p>
        </w:tc>
        <w:tc>
          <w:tcPr>
            <w:tcW w:w="769" w:type="dxa"/>
            <w:tcBorders>
              <w:top w:val="double" w:sz="4" w:space="0" w:color="auto"/>
            </w:tcBorders>
            <w:noWrap/>
            <w:vAlign w:val="center"/>
            <w:hideMark/>
          </w:tcPr>
          <w:p w14:paraId="7D03B8F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12DAEBF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tcBorders>
              <w:top w:val="double" w:sz="4" w:space="0" w:color="auto"/>
            </w:tcBorders>
            <w:noWrap/>
            <w:vAlign w:val="center"/>
            <w:hideMark/>
          </w:tcPr>
          <w:p w14:paraId="739A2FB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7D25CEB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tcBorders>
              <w:top w:val="double" w:sz="4" w:space="0" w:color="auto"/>
            </w:tcBorders>
            <w:noWrap/>
            <w:vAlign w:val="center"/>
            <w:hideMark/>
          </w:tcPr>
          <w:p w14:paraId="2E78C5F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Borders>
              <w:top w:val="double" w:sz="4" w:space="0" w:color="auto"/>
            </w:tcBorders>
          </w:tcPr>
          <w:p w14:paraId="6A4F22B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0.25</w:t>
            </w:r>
          </w:p>
        </w:tc>
        <w:tc>
          <w:tcPr>
            <w:tcW w:w="783" w:type="dxa"/>
            <w:tcBorders>
              <w:top w:val="double" w:sz="4" w:space="0" w:color="auto"/>
            </w:tcBorders>
          </w:tcPr>
          <w:p w14:paraId="78F4AB9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0.25</w:t>
            </w:r>
          </w:p>
        </w:tc>
        <w:tc>
          <w:tcPr>
            <w:tcW w:w="1392" w:type="dxa"/>
            <w:tcBorders>
              <w:top w:val="double" w:sz="4" w:space="0" w:color="auto"/>
            </w:tcBorders>
          </w:tcPr>
          <w:p w14:paraId="5D678E2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 xml:space="preserve"> 8</w:t>
            </w:r>
          </w:p>
        </w:tc>
      </w:tr>
      <w:tr w:rsidR="002E47D8" w:rsidRPr="007421DA" w14:paraId="0B5E6E0F" w14:textId="77777777" w:rsidTr="00F15566">
        <w:trPr>
          <w:trHeight w:val="300"/>
          <w:jc w:val="center"/>
        </w:trPr>
        <w:tc>
          <w:tcPr>
            <w:tcW w:w="802" w:type="dxa"/>
            <w:vMerge/>
            <w:vAlign w:val="center"/>
            <w:hideMark/>
          </w:tcPr>
          <w:p w14:paraId="7819D056"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115A76B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5/8/2017</w:t>
            </w:r>
          </w:p>
        </w:tc>
        <w:tc>
          <w:tcPr>
            <w:tcW w:w="769" w:type="dxa"/>
            <w:noWrap/>
            <w:vAlign w:val="center"/>
            <w:hideMark/>
          </w:tcPr>
          <w:p w14:paraId="568A287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0D3F6E7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noWrap/>
            <w:vAlign w:val="center"/>
            <w:hideMark/>
          </w:tcPr>
          <w:p w14:paraId="557CBFA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2DD0C13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3C90E4C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1DA6381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0.34</w:t>
            </w:r>
          </w:p>
        </w:tc>
        <w:tc>
          <w:tcPr>
            <w:tcW w:w="783" w:type="dxa"/>
          </w:tcPr>
          <w:p w14:paraId="0CC24C8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0.34</w:t>
            </w:r>
          </w:p>
        </w:tc>
        <w:tc>
          <w:tcPr>
            <w:tcW w:w="1392" w:type="dxa"/>
          </w:tcPr>
          <w:p w14:paraId="14FEBB2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4</w:t>
            </w:r>
          </w:p>
        </w:tc>
      </w:tr>
      <w:tr w:rsidR="002E47D8" w:rsidRPr="007421DA" w14:paraId="412E68A9" w14:textId="77777777" w:rsidTr="00F15566">
        <w:trPr>
          <w:trHeight w:val="300"/>
          <w:jc w:val="center"/>
        </w:trPr>
        <w:tc>
          <w:tcPr>
            <w:tcW w:w="802" w:type="dxa"/>
            <w:vMerge/>
            <w:vAlign w:val="center"/>
            <w:hideMark/>
          </w:tcPr>
          <w:p w14:paraId="40B0F357"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5F742BC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21/8/2017</w:t>
            </w:r>
          </w:p>
        </w:tc>
        <w:tc>
          <w:tcPr>
            <w:tcW w:w="769" w:type="dxa"/>
            <w:noWrap/>
            <w:vAlign w:val="center"/>
            <w:hideMark/>
          </w:tcPr>
          <w:p w14:paraId="06C0E6C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31617C6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noWrap/>
            <w:vAlign w:val="center"/>
            <w:hideMark/>
          </w:tcPr>
          <w:p w14:paraId="03EEC37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79CDF86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6DBFACD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6D57502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0.22</w:t>
            </w:r>
          </w:p>
        </w:tc>
        <w:tc>
          <w:tcPr>
            <w:tcW w:w="783" w:type="dxa"/>
          </w:tcPr>
          <w:p w14:paraId="49AAFF7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0.22</w:t>
            </w:r>
          </w:p>
        </w:tc>
        <w:tc>
          <w:tcPr>
            <w:tcW w:w="1392" w:type="dxa"/>
          </w:tcPr>
          <w:p w14:paraId="4016AE6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3</w:t>
            </w:r>
          </w:p>
        </w:tc>
      </w:tr>
      <w:tr w:rsidR="002E47D8" w:rsidRPr="007421DA" w14:paraId="377A1521" w14:textId="77777777" w:rsidTr="00F15566">
        <w:trPr>
          <w:trHeight w:val="300"/>
          <w:jc w:val="center"/>
        </w:trPr>
        <w:tc>
          <w:tcPr>
            <w:tcW w:w="802" w:type="dxa"/>
            <w:vMerge/>
            <w:vAlign w:val="center"/>
            <w:hideMark/>
          </w:tcPr>
          <w:p w14:paraId="2C71E5CD"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2889AB1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4/9/2017</w:t>
            </w:r>
          </w:p>
        </w:tc>
        <w:tc>
          <w:tcPr>
            <w:tcW w:w="769" w:type="dxa"/>
            <w:noWrap/>
            <w:vAlign w:val="center"/>
            <w:hideMark/>
          </w:tcPr>
          <w:p w14:paraId="44762F8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05095C0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noWrap/>
            <w:vAlign w:val="center"/>
            <w:hideMark/>
          </w:tcPr>
          <w:p w14:paraId="531B5AA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5B7236D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noWrap/>
            <w:vAlign w:val="center"/>
            <w:hideMark/>
          </w:tcPr>
          <w:p w14:paraId="47AE1B4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Pr>
          <w:p w14:paraId="7D59A92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0.35</w:t>
            </w:r>
          </w:p>
        </w:tc>
        <w:tc>
          <w:tcPr>
            <w:tcW w:w="783" w:type="dxa"/>
          </w:tcPr>
          <w:p w14:paraId="73BBB4C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0.35</w:t>
            </w:r>
          </w:p>
        </w:tc>
        <w:tc>
          <w:tcPr>
            <w:tcW w:w="1392" w:type="dxa"/>
          </w:tcPr>
          <w:p w14:paraId="0314291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8</w:t>
            </w:r>
          </w:p>
        </w:tc>
      </w:tr>
      <w:tr w:rsidR="002E47D8" w:rsidRPr="007421DA" w14:paraId="5CD52F95" w14:textId="77777777" w:rsidTr="00F15566">
        <w:trPr>
          <w:trHeight w:val="300"/>
          <w:jc w:val="center"/>
        </w:trPr>
        <w:tc>
          <w:tcPr>
            <w:tcW w:w="802" w:type="dxa"/>
            <w:vMerge/>
            <w:vAlign w:val="center"/>
            <w:hideMark/>
          </w:tcPr>
          <w:p w14:paraId="6189536D"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6C52758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24/9/2017</w:t>
            </w:r>
          </w:p>
        </w:tc>
        <w:tc>
          <w:tcPr>
            <w:tcW w:w="769" w:type="dxa"/>
            <w:noWrap/>
            <w:vAlign w:val="center"/>
            <w:hideMark/>
          </w:tcPr>
          <w:p w14:paraId="3273C2B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1E00C38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1E594FC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3577C2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2E43011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5B8CD0A7"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0.22</w:t>
            </w:r>
          </w:p>
        </w:tc>
        <w:tc>
          <w:tcPr>
            <w:tcW w:w="783" w:type="dxa"/>
          </w:tcPr>
          <w:p w14:paraId="442D6A96"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0.22</w:t>
            </w:r>
          </w:p>
        </w:tc>
        <w:tc>
          <w:tcPr>
            <w:tcW w:w="1392" w:type="dxa"/>
          </w:tcPr>
          <w:p w14:paraId="1D5EE71E"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2</w:t>
            </w:r>
          </w:p>
        </w:tc>
      </w:tr>
      <w:tr w:rsidR="002E47D8" w:rsidRPr="007421DA" w14:paraId="3626F2D6" w14:textId="77777777" w:rsidTr="00F15566">
        <w:trPr>
          <w:trHeight w:val="300"/>
          <w:jc w:val="center"/>
        </w:trPr>
        <w:tc>
          <w:tcPr>
            <w:tcW w:w="802" w:type="dxa"/>
            <w:vMerge/>
            <w:vAlign w:val="center"/>
            <w:hideMark/>
          </w:tcPr>
          <w:p w14:paraId="798F3E1E"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074F00A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2/10/2017</w:t>
            </w:r>
          </w:p>
        </w:tc>
        <w:tc>
          <w:tcPr>
            <w:tcW w:w="769" w:type="dxa"/>
            <w:noWrap/>
            <w:vAlign w:val="center"/>
            <w:hideMark/>
          </w:tcPr>
          <w:p w14:paraId="7CD9EFB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4FCF58B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608C294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7C190BE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67EA2E6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1E01FF2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0.27</w:t>
            </w:r>
          </w:p>
        </w:tc>
        <w:tc>
          <w:tcPr>
            <w:tcW w:w="783" w:type="dxa"/>
          </w:tcPr>
          <w:p w14:paraId="4DA652A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0.27</w:t>
            </w:r>
          </w:p>
        </w:tc>
        <w:tc>
          <w:tcPr>
            <w:tcW w:w="1392" w:type="dxa"/>
          </w:tcPr>
          <w:p w14:paraId="00BEE36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r>
      <w:tr w:rsidR="002E47D8" w:rsidRPr="007421DA" w14:paraId="06E180F1" w14:textId="77777777" w:rsidTr="00F15566">
        <w:trPr>
          <w:trHeight w:val="300"/>
          <w:jc w:val="center"/>
        </w:trPr>
        <w:tc>
          <w:tcPr>
            <w:tcW w:w="802" w:type="dxa"/>
            <w:vMerge/>
            <w:vAlign w:val="center"/>
            <w:hideMark/>
          </w:tcPr>
          <w:p w14:paraId="0F3EBE5C"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75197A5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23/10/2017</w:t>
            </w:r>
          </w:p>
        </w:tc>
        <w:tc>
          <w:tcPr>
            <w:tcW w:w="769" w:type="dxa"/>
            <w:noWrap/>
            <w:vAlign w:val="center"/>
            <w:hideMark/>
          </w:tcPr>
          <w:p w14:paraId="6D77D1F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28BEF9E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4186C30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9F5AE4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112BAA7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53386F4D"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0.4</w:t>
            </w:r>
          </w:p>
        </w:tc>
        <w:tc>
          <w:tcPr>
            <w:tcW w:w="783" w:type="dxa"/>
          </w:tcPr>
          <w:p w14:paraId="3712BA69"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0.4</w:t>
            </w:r>
          </w:p>
        </w:tc>
        <w:tc>
          <w:tcPr>
            <w:tcW w:w="1392" w:type="dxa"/>
          </w:tcPr>
          <w:p w14:paraId="64861506"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w:t>
            </w:r>
          </w:p>
        </w:tc>
      </w:tr>
      <w:tr w:rsidR="002E47D8" w:rsidRPr="007421DA" w14:paraId="24FF909A" w14:textId="77777777" w:rsidTr="00F15566">
        <w:trPr>
          <w:trHeight w:val="300"/>
          <w:jc w:val="center"/>
        </w:trPr>
        <w:tc>
          <w:tcPr>
            <w:tcW w:w="802" w:type="dxa"/>
            <w:vMerge/>
            <w:vAlign w:val="center"/>
            <w:hideMark/>
          </w:tcPr>
          <w:p w14:paraId="141C5766"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1E51A03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13/11/2017</w:t>
            </w:r>
          </w:p>
        </w:tc>
        <w:tc>
          <w:tcPr>
            <w:tcW w:w="769" w:type="dxa"/>
            <w:noWrap/>
            <w:vAlign w:val="center"/>
            <w:hideMark/>
          </w:tcPr>
          <w:p w14:paraId="3C7C7F1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0F23E9F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6FD3C8C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2ACA538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2EF36F2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4BFB465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0.27</w:t>
            </w:r>
          </w:p>
        </w:tc>
        <w:tc>
          <w:tcPr>
            <w:tcW w:w="783" w:type="dxa"/>
          </w:tcPr>
          <w:p w14:paraId="01C5588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0.4</w:t>
            </w:r>
          </w:p>
        </w:tc>
        <w:tc>
          <w:tcPr>
            <w:tcW w:w="1392" w:type="dxa"/>
          </w:tcPr>
          <w:p w14:paraId="0AE241B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r>
      <w:tr w:rsidR="002E47D8" w:rsidRPr="007421DA" w14:paraId="47AC30C4" w14:textId="77777777" w:rsidTr="00F15566">
        <w:trPr>
          <w:trHeight w:val="300"/>
          <w:jc w:val="center"/>
        </w:trPr>
        <w:tc>
          <w:tcPr>
            <w:tcW w:w="802" w:type="dxa"/>
            <w:vMerge/>
            <w:vAlign w:val="center"/>
          </w:tcPr>
          <w:p w14:paraId="7B5B383A" w14:textId="77777777" w:rsidR="002E47D8" w:rsidRPr="007421DA" w:rsidRDefault="002E47D8" w:rsidP="00F15566">
            <w:pPr>
              <w:jc w:val="center"/>
              <w:rPr>
                <w:rFonts w:asciiTheme="minorBidi" w:hAnsiTheme="minorBidi"/>
                <w:sz w:val="20"/>
                <w:szCs w:val="20"/>
              </w:rPr>
            </w:pPr>
          </w:p>
        </w:tc>
        <w:tc>
          <w:tcPr>
            <w:tcW w:w="1318" w:type="dxa"/>
            <w:noWrap/>
            <w:vAlign w:val="center"/>
          </w:tcPr>
          <w:p w14:paraId="7589074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27/11/2017</w:t>
            </w:r>
          </w:p>
        </w:tc>
        <w:tc>
          <w:tcPr>
            <w:tcW w:w="769" w:type="dxa"/>
            <w:noWrap/>
            <w:vAlign w:val="center"/>
          </w:tcPr>
          <w:p w14:paraId="24E967A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2939DC9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noWrap/>
            <w:vAlign w:val="center"/>
          </w:tcPr>
          <w:p w14:paraId="2BD14B4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1742A1C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noWrap/>
            <w:vAlign w:val="center"/>
          </w:tcPr>
          <w:p w14:paraId="7244990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4CB027B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0.27</w:t>
            </w:r>
          </w:p>
        </w:tc>
        <w:tc>
          <w:tcPr>
            <w:tcW w:w="783" w:type="dxa"/>
          </w:tcPr>
          <w:p w14:paraId="1CF086E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0.27</w:t>
            </w:r>
          </w:p>
        </w:tc>
        <w:tc>
          <w:tcPr>
            <w:tcW w:w="1392" w:type="dxa"/>
          </w:tcPr>
          <w:p w14:paraId="5274033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10</w:t>
            </w:r>
          </w:p>
        </w:tc>
      </w:tr>
      <w:tr w:rsidR="002E47D8" w:rsidRPr="007421DA" w14:paraId="1E8E29CD" w14:textId="77777777" w:rsidTr="00F15566">
        <w:trPr>
          <w:trHeight w:val="315"/>
          <w:jc w:val="center"/>
        </w:trPr>
        <w:tc>
          <w:tcPr>
            <w:tcW w:w="802" w:type="dxa"/>
            <w:vMerge/>
            <w:vAlign w:val="center"/>
            <w:hideMark/>
          </w:tcPr>
          <w:p w14:paraId="33D7BC99"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center"/>
          </w:tcPr>
          <w:p w14:paraId="766B1AE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10/12/2017</w:t>
            </w:r>
          </w:p>
        </w:tc>
        <w:tc>
          <w:tcPr>
            <w:tcW w:w="769" w:type="dxa"/>
            <w:tcBorders>
              <w:bottom w:val="single" w:sz="4" w:space="0" w:color="auto"/>
            </w:tcBorders>
            <w:noWrap/>
            <w:vAlign w:val="center"/>
          </w:tcPr>
          <w:p w14:paraId="05F45AF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0A52E5E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tcBorders>
              <w:bottom w:val="single" w:sz="4" w:space="0" w:color="auto"/>
            </w:tcBorders>
            <w:noWrap/>
            <w:vAlign w:val="center"/>
          </w:tcPr>
          <w:p w14:paraId="294A10B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1970928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tcBorders>
              <w:bottom w:val="single" w:sz="4" w:space="0" w:color="auto"/>
            </w:tcBorders>
            <w:noWrap/>
            <w:vAlign w:val="center"/>
          </w:tcPr>
          <w:p w14:paraId="0EB3030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8</w:t>
            </w:r>
          </w:p>
        </w:tc>
        <w:tc>
          <w:tcPr>
            <w:tcW w:w="783" w:type="dxa"/>
            <w:tcBorders>
              <w:bottom w:val="single" w:sz="4" w:space="0" w:color="auto"/>
            </w:tcBorders>
          </w:tcPr>
          <w:p w14:paraId="04886BF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0.18</w:t>
            </w:r>
          </w:p>
        </w:tc>
        <w:tc>
          <w:tcPr>
            <w:tcW w:w="783" w:type="dxa"/>
            <w:tcBorders>
              <w:bottom w:val="single" w:sz="4" w:space="0" w:color="auto"/>
            </w:tcBorders>
          </w:tcPr>
          <w:p w14:paraId="00A32B6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0.18</w:t>
            </w:r>
          </w:p>
        </w:tc>
        <w:tc>
          <w:tcPr>
            <w:tcW w:w="1392" w:type="dxa"/>
            <w:tcBorders>
              <w:bottom w:val="single" w:sz="4" w:space="0" w:color="auto"/>
            </w:tcBorders>
          </w:tcPr>
          <w:p w14:paraId="0EC45F7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9</w:t>
            </w:r>
          </w:p>
        </w:tc>
      </w:tr>
      <w:tr w:rsidR="002E47D8" w:rsidRPr="007421DA" w14:paraId="2EE4F557" w14:textId="77777777" w:rsidTr="00F15566">
        <w:trPr>
          <w:trHeight w:val="315"/>
          <w:jc w:val="center"/>
        </w:trPr>
        <w:tc>
          <w:tcPr>
            <w:tcW w:w="802" w:type="dxa"/>
            <w:vMerge/>
            <w:vAlign w:val="center"/>
          </w:tcPr>
          <w:p w14:paraId="4EE661D8"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7447EC8"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 </w:t>
            </w:r>
            <w:r w:rsidRPr="0030503D">
              <w:rPr>
                <w:rFonts w:ascii="Arial" w:hAnsi="Arial" w:cs="Arial"/>
                <w:color w:val="000000"/>
                <w:sz w:val="20"/>
                <w:szCs w:val="20"/>
                <w:rtl/>
              </w:rPr>
              <w:t>26/12/2017</w:t>
            </w:r>
          </w:p>
        </w:tc>
        <w:tc>
          <w:tcPr>
            <w:tcW w:w="769" w:type="dxa"/>
            <w:tcBorders>
              <w:bottom w:val="single" w:sz="4" w:space="0" w:color="auto"/>
            </w:tcBorders>
            <w:noWrap/>
            <w:vAlign w:val="center"/>
          </w:tcPr>
          <w:p w14:paraId="19C0C8F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3EADE4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45E6A9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52BF50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2264D78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11AD2DC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0.16</w:t>
            </w:r>
          </w:p>
        </w:tc>
        <w:tc>
          <w:tcPr>
            <w:tcW w:w="783" w:type="dxa"/>
            <w:tcBorders>
              <w:bottom w:val="single" w:sz="4" w:space="0" w:color="auto"/>
            </w:tcBorders>
            <w:vAlign w:val="bottom"/>
          </w:tcPr>
          <w:p w14:paraId="3BC24665"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0.16</w:t>
            </w:r>
          </w:p>
        </w:tc>
        <w:tc>
          <w:tcPr>
            <w:tcW w:w="1392" w:type="dxa"/>
            <w:tcBorders>
              <w:bottom w:val="single" w:sz="4" w:space="0" w:color="auto"/>
            </w:tcBorders>
            <w:vAlign w:val="bottom"/>
          </w:tcPr>
          <w:p w14:paraId="27136A62"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9</w:t>
            </w:r>
          </w:p>
        </w:tc>
      </w:tr>
      <w:tr w:rsidR="002E47D8" w:rsidRPr="007421DA" w14:paraId="3E9FA66B" w14:textId="77777777" w:rsidTr="00F15566">
        <w:trPr>
          <w:trHeight w:val="315"/>
          <w:jc w:val="center"/>
        </w:trPr>
        <w:tc>
          <w:tcPr>
            <w:tcW w:w="802" w:type="dxa"/>
            <w:vMerge/>
            <w:vAlign w:val="center"/>
          </w:tcPr>
          <w:p w14:paraId="20A4C5E0"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6C47EFD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07/01/2018</w:t>
            </w:r>
          </w:p>
        </w:tc>
        <w:tc>
          <w:tcPr>
            <w:tcW w:w="769" w:type="dxa"/>
            <w:tcBorders>
              <w:bottom w:val="single" w:sz="4" w:space="0" w:color="auto"/>
            </w:tcBorders>
            <w:noWrap/>
            <w:vAlign w:val="center"/>
          </w:tcPr>
          <w:p w14:paraId="1EC950F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C34EF2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05C84F1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08EF29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6FE089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A9B57A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783" w:type="dxa"/>
            <w:tcBorders>
              <w:bottom w:val="single" w:sz="4" w:space="0" w:color="auto"/>
            </w:tcBorders>
            <w:vAlign w:val="bottom"/>
          </w:tcPr>
          <w:p w14:paraId="447E654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1392" w:type="dxa"/>
            <w:tcBorders>
              <w:bottom w:val="single" w:sz="4" w:space="0" w:color="auto"/>
            </w:tcBorders>
            <w:vAlign w:val="bottom"/>
          </w:tcPr>
          <w:p w14:paraId="3FFF424F"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8</w:t>
            </w:r>
          </w:p>
        </w:tc>
      </w:tr>
      <w:tr w:rsidR="002E47D8" w:rsidRPr="007421DA" w14:paraId="16E159CD" w14:textId="77777777" w:rsidTr="00F15566">
        <w:trPr>
          <w:trHeight w:val="315"/>
          <w:jc w:val="center"/>
        </w:trPr>
        <w:tc>
          <w:tcPr>
            <w:tcW w:w="802" w:type="dxa"/>
            <w:vMerge/>
            <w:vAlign w:val="center"/>
          </w:tcPr>
          <w:p w14:paraId="0DC028EC"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FEE953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10/01/2018</w:t>
            </w:r>
          </w:p>
        </w:tc>
        <w:tc>
          <w:tcPr>
            <w:tcW w:w="769" w:type="dxa"/>
            <w:tcBorders>
              <w:bottom w:val="single" w:sz="4" w:space="0" w:color="auto"/>
            </w:tcBorders>
            <w:noWrap/>
            <w:vAlign w:val="center"/>
          </w:tcPr>
          <w:p w14:paraId="1EE0252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7FDCA1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7E3DCEE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437873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14B9A1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C63D61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783" w:type="dxa"/>
            <w:tcBorders>
              <w:bottom w:val="single" w:sz="4" w:space="0" w:color="auto"/>
            </w:tcBorders>
            <w:vAlign w:val="bottom"/>
          </w:tcPr>
          <w:p w14:paraId="2D186FB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1392" w:type="dxa"/>
            <w:tcBorders>
              <w:bottom w:val="single" w:sz="4" w:space="0" w:color="auto"/>
            </w:tcBorders>
            <w:vAlign w:val="bottom"/>
          </w:tcPr>
          <w:p w14:paraId="1D81C7F9"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3</w:t>
            </w:r>
          </w:p>
        </w:tc>
      </w:tr>
      <w:tr w:rsidR="002E47D8" w:rsidRPr="007421DA" w14:paraId="700B9ACD" w14:textId="77777777" w:rsidTr="00F15566">
        <w:trPr>
          <w:trHeight w:val="315"/>
          <w:jc w:val="center"/>
        </w:trPr>
        <w:tc>
          <w:tcPr>
            <w:tcW w:w="802" w:type="dxa"/>
            <w:vMerge/>
            <w:vAlign w:val="center"/>
          </w:tcPr>
          <w:p w14:paraId="5E3EC5BE"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2934F3A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14/01/2018</w:t>
            </w:r>
          </w:p>
        </w:tc>
        <w:tc>
          <w:tcPr>
            <w:tcW w:w="769" w:type="dxa"/>
            <w:tcBorders>
              <w:bottom w:val="single" w:sz="4" w:space="0" w:color="auto"/>
            </w:tcBorders>
            <w:noWrap/>
            <w:vAlign w:val="center"/>
          </w:tcPr>
          <w:p w14:paraId="6F74EBA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381E55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594771B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4E1C40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42B39B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0952A35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0.32</w:t>
            </w:r>
          </w:p>
        </w:tc>
        <w:tc>
          <w:tcPr>
            <w:tcW w:w="783" w:type="dxa"/>
            <w:tcBorders>
              <w:bottom w:val="single" w:sz="4" w:space="0" w:color="auto"/>
            </w:tcBorders>
            <w:vAlign w:val="bottom"/>
          </w:tcPr>
          <w:p w14:paraId="424FE88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0.32</w:t>
            </w:r>
          </w:p>
        </w:tc>
        <w:tc>
          <w:tcPr>
            <w:tcW w:w="1392" w:type="dxa"/>
            <w:tcBorders>
              <w:bottom w:val="single" w:sz="4" w:space="0" w:color="auto"/>
            </w:tcBorders>
            <w:vAlign w:val="bottom"/>
          </w:tcPr>
          <w:p w14:paraId="0E97C920"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4</w:t>
            </w:r>
          </w:p>
        </w:tc>
      </w:tr>
      <w:tr w:rsidR="002E47D8" w:rsidRPr="007421DA" w14:paraId="674F1EC7" w14:textId="77777777" w:rsidTr="00F15566">
        <w:trPr>
          <w:trHeight w:val="315"/>
          <w:jc w:val="center"/>
        </w:trPr>
        <w:tc>
          <w:tcPr>
            <w:tcW w:w="802" w:type="dxa"/>
            <w:vMerge/>
            <w:vAlign w:val="center"/>
          </w:tcPr>
          <w:p w14:paraId="083EA3EF"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6623CC3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17/01/2018</w:t>
            </w:r>
          </w:p>
        </w:tc>
        <w:tc>
          <w:tcPr>
            <w:tcW w:w="769" w:type="dxa"/>
            <w:tcBorders>
              <w:bottom w:val="single" w:sz="4" w:space="0" w:color="auto"/>
            </w:tcBorders>
            <w:noWrap/>
            <w:vAlign w:val="center"/>
          </w:tcPr>
          <w:p w14:paraId="065EED6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2C6F0A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509D9E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5FA54F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6F9A0F2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0443FDF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bottom w:val="single" w:sz="4" w:space="0" w:color="auto"/>
            </w:tcBorders>
            <w:vAlign w:val="bottom"/>
          </w:tcPr>
          <w:p w14:paraId="3F72F2E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1392" w:type="dxa"/>
            <w:tcBorders>
              <w:bottom w:val="single" w:sz="4" w:space="0" w:color="auto"/>
            </w:tcBorders>
            <w:vAlign w:val="bottom"/>
          </w:tcPr>
          <w:p w14:paraId="37DE5427"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1</w:t>
            </w:r>
          </w:p>
        </w:tc>
      </w:tr>
      <w:tr w:rsidR="002E47D8" w:rsidRPr="007421DA" w14:paraId="40A5AF4A" w14:textId="77777777" w:rsidTr="00F15566">
        <w:trPr>
          <w:trHeight w:val="315"/>
          <w:jc w:val="center"/>
        </w:trPr>
        <w:tc>
          <w:tcPr>
            <w:tcW w:w="802" w:type="dxa"/>
            <w:vMerge/>
            <w:vAlign w:val="center"/>
          </w:tcPr>
          <w:p w14:paraId="615CA47D"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A1F3457"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21/01/2018</w:t>
            </w:r>
          </w:p>
        </w:tc>
        <w:tc>
          <w:tcPr>
            <w:tcW w:w="769" w:type="dxa"/>
            <w:tcBorders>
              <w:bottom w:val="single" w:sz="4" w:space="0" w:color="auto"/>
            </w:tcBorders>
            <w:noWrap/>
            <w:vAlign w:val="center"/>
          </w:tcPr>
          <w:p w14:paraId="5A27BAC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13567F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8E167D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A5A3E8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31ED36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0A1265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0.26</w:t>
            </w:r>
          </w:p>
        </w:tc>
        <w:tc>
          <w:tcPr>
            <w:tcW w:w="783" w:type="dxa"/>
            <w:tcBorders>
              <w:bottom w:val="single" w:sz="4" w:space="0" w:color="auto"/>
            </w:tcBorders>
            <w:vAlign w:val="bottom"/>
          </w:tcPr>
          <w:p w14:paraId="01494847"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0.26</w:t>
            </w:r>
          </w:p>
        </w:tc>
        <w:tc>
          <w:tcPr>
            <w:tcW w:w="1392" w:type="dxa"/>
            <w:tcBorders>
              <w:bottom w:val="single" w:sz="4" w:space="0" w:color="auto"/>
            </w:tcBorders>
            <w:vAlign w:val="bottom"/>
          </w:tcPr>
          <w:p w14:paraId="73668FC0"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17</w:t>
            </w:r>
          </w:p>
        </w:tc>
      </w:tr>
      <w:tr w:rsidR="002E47D8" w:rsidRPr="007421DA" w14:paraId="637EBBA2" w14:textId="77777777" w:rsidTr="00F15566">
        <w:trPr>
          <w:trHeight w:val="315"/>
          <w:jc w:val="center"/>
        </w:trPr>
        <w:tc>
          <w:tcPr>
            <w:tcW w:w="802" w:type="dxa"/>
            <w:vMerge/>
            <w:vAlign w:val="center"/>
          </w:tcPr>
          <w:p w14:paraId="2F427689"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23CA38A4"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24/01/2018</w:t>
            </w:r>
          </w:p>
        </w:tc>
        <w:tc>
          <w:tcPr>
            <w:tcW w:w="769" w:type="dxa"/>
            <w:tcBorders>
              <w:bottom w:val="single" w:sz="4" w:space="0" w:color="auto"/>
            </w:tcBorders>
            <w:noWrap/>
            <w:vAlign w:val="center"/>
          </w:tcPr>
          <w:p w14:paraId="1FEBC16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266328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15AD36C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11BC3B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11311A2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23C4301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783" w:type="dxa"/>
            <w:tcBorders>
              <w:bottom w:val="single" w:sz="4" w:space="0" w:color="auto"/>
            </w:tcBorders>
            <w:vAlign w:val="bottom"/>
          </w:tcPr>
          <w:p w14:paraId="3876B75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0.56</w:t>
            </w:r>
          </w:p>
        </w:tc>
        <w:tc>
          <w:tcPr>
            <w:tcW w:w="1392" w:type="dxa"/>
            <w:tcBorders>
              <w:bottom w:val="single" w:sz="4" w:space="0" w:color="auto"/>
            </w:tcBorders>
            <w:vAlign w:val="bottom"/>
          </w:tcPr>
          <w:p w14:paraId="3D64EA56"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7</w:t>
            </w:r>
          </w:p>
        </w:tc>
      </w:tr>
      <w:tr w:rsidR="002E47D8" w:rsidRPr="007421DA" w14:paraId="67D393CA" w14:textId="77777777" w:rsidTr="00F15566">
        <w:trPr>
          <w:trHeight w:val="315"/>
          <w:jc w:val="center"/>
        </w:trPr>
        <w:tc>
          <w:tcPr>
            <w:tcW w:w="802" w:type="dxa"/>
            <w:vMerge/>
            <w:vAlign w:val="center"/>
          </w:tcPr>
          <w:p w14:paraId="0FF12041"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06F0E65"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28/01/2018</w:t>
            </w:r>
          </w:p>
        </w:tc>
        <w:tc>
          <w:tcPr>
            <w:tcW w:w="769" w:type="dxa"/>
            <w:tcBorders>
              <w:bottom w:val="single" w:sz="4" w:space="0" w:color="auto"/>
            </w:tcBorders>
            <w:noWrap/>
            <w:vAlign w:val="center"/>
          </w:tcPr>
          <w:p w14:paraId="2F87F5A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DE90ED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0EC41C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2A33A3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AFC42A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0A965DEF"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0.27</w:t>
            </w:r>
          </w:p>
        </w:tc>
        <w:tc>
          <w:tcPr>
            <w:tcW w:w="783" w:type="dxa"/>
            <w:tcBorders>
              <w:bottom w:val="single" w:sz="4" w:space="0" w:color="auto"/>
            </w:tcBorders>
            <w:vAlign w:val="bottom"/>
          </w:tcPr>
          <w:p w14:paraId="459E5C1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0.56</w:t>
            </w:r>
          </w:p>
        </w:tc>
        <w:tc>
          <w:tcPr>
            <w:tcW w:w="1392" w:type="dxa"/>
            <w:tcBorders>
              <w:bottom w:val="single" w:sz="4" w:space="0" w:color="auto"/>
            </w:tcBorders>
            <w:vAlign w:val="bottom"/>
          </w:tcPr>
          <w:p w14:paraId="673E9B2A"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20</w:t>
            </w:r>
          </w:p>
        </w:tc>
      </w:tr>
      <w:tr w:rsidR="002E47D8" w:rsidRPr="007421DA" w14:paraId="1CE4032C" w14:textId="77777777" w:rsidTr="00F15566">
        <w:trPr>
          <w:trHeight w:val="315"/>
          <w:jc w:val="center"/>
        </w:trPr>
        <w:tc>
          <w:tcPr>
            <w:tcW w:w="802" w:type="dxa"/>
            <w:vMerge/>
            <w:vAlign w:val="center"/>
          </w:tcPr>
          <w:p w14:paraId="3AD99E0D"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4991214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31/01/2018</w:t>
            </w:r>
          </w:p>
        </w:tc>
        <w:tc>
          <w:tcPr>
            <w:tcW w:w="769" w:type="dxa"/>
            <w:tcBorders>
              <w:bottom w:val="single" w:sz="4" w:space="0" w:color="auto"/>
            </w:tcBorders>
            <w:noWrap/>
            <w:vAlign w:val="center"/>
          </w:tcPr>
          <w:p w14:paraId="5FB58DD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310033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857599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A14300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38324E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92C94A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0.23</w:t>
            </w:r>
          </w:p>
        </w:tc>
        <w:tc>
          <w:tcPr>
            <w:tcW w:w="783" w:type="dxa"/>
            <w:tcBorders>
              <w:bottom w:val="single" w:sz="4" w:space="0" w:color="auto"/>
            </w:tcBorders>
            <w:vAlign w:val="bottom"/>
          </w:tcPr>
          <w:p w14:paraId="4E4EB9F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0.56</w:t>
            </w:r>
          </w:p>
        </w:tc>
        <w:tc>
          <w:tcPr>
            <w:tcW w:w="1392" w:type="dxa"/>
            <w:tcBorders>
              <w:bottom w:val="single" w:sz="4" w:space="0" w:color="auto"/>
            </w:tcBorders>
            <w:vAlign w:val="bottom"/>
          </w:tcPr>
          <w:p w14:paraId="3D41B5B0"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17</w:t>
            </w:r>
          </w:p>
        </w:tc>
      </w:tr>
      <w:tr w:rsidR="002E47D8" w:rsidRPr="007421DA" w14:paraId="3D5530B9" w14:textId="77777777" w:rsidTr="00F15566">
        <w:trPr>
          <w:trHeight w:val="315"/>
          <w:jc w:val="center"/>
        </w:trPr>
        <w:tc>
          <w:tcPr>
            <w:tcW w:w="802" w:type="dxa"/>
            <w:vMerge/>
            <w:vAlign w:val="center"/>
          </w:tcPr>
          <w:p w14:paraId="725A677A"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140B1E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04/02/2018</w:t>
            </w:r>
          </w:p>
        </w:tc>
        <w:tc>
          <w:tcPr>
            <w:tcW w:w="769" w:type="dxa"/>
            <w:tcBorders>
              <w:bottom w:val="single" w:sz="4" w:space="0" w:color="auto"/>
            </w:tcBorders>
            <w:noWrap/>
            <w:vAlign w:val="center"/>
          </w:tcPr>
          <w:p w14:paraId="79F4B04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B1B355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1DDAF2A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39B972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303A77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2E3D2FE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0.44</w:t>
            </w:r>
          </w:p>
        </w:tc>
        <w:tc>
          <w:tcPr>
            <w:tcW w:w="783" w:type="dxa"/>
            <w:tcBorders>
              <w:bottom w:val="single" w:sz="4" w:space="0" w:color="auto"/>
            </w:tcBorders>
            <w:vAlign w:val="bottom"/>
          </w:tcPr>
          <w:p w14:paraId="7C64051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242512F6"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9</w:t>
            </w:r>
          </w:p>
        </w:tc>
      </w:tr>
      <w:tr w:rsidR="002E47D8" w:rsidRPr="007421DA" w14:paraId="0301FD4A" w14:textId="77777777" w:rsidTr="00F15566">
        <w:trPr>
          <w:trHeight w:val="315"/>
          <w:jc w:val="center"/>
        </w:trPr>
        <w:tc>
          <w:tcPr>
            <w:tcW w:w="802" w:type="dxa"/>
            <w:vMerge/>
            <w:vAlign w:val="center"/>
          </w:tcPr>
          <w:p w14:paraId="083AFC62"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9F0E08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07/02/2018</w:t>
            </w:r>
          </w:p>
        </w:tc>
        <w:tc>
          <w:tcPr>
            <w:tcW w:w="769" w:type="dxa"/>
            <w:tcBorders>
              <w:bottom w:val="single" w:sz="4" w:space="0" w:color="auto"/>
            </w:tcBorders>
            <w:noWrap/>
            <w:vAlign w:val="center"/>
          </w:tcPr>
          <w:p w14:paraId="08E2FD0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711C8C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5050BFA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4D5547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71546A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1645033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783" w:type="dxa"/>
            <w:tcBorders>
              <w:bottom w:val="single" w:sz="4" w:space="0" w:color="auto"/>
            </w:tcBorders>
            <w:vAlign w:val="bottom"/>
          </w:tcPr>
          <w:p w14:paraId="7099EAF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0.58</w:t>
            </w:r>
          </w:p>
        </w:tc>
        <w:tc>
          <w:tcPr>
            <w:tcW w:w="1392" w:type="dxa"/>
            <w:tcBorders>
              <w:bottom w:val="single" w:sz="4" w:space="0" w:color="auto"/>
            </w:tcBorders>
            <w:vAlign w:val="bottom"/>
          </w:tcPr>
          <w:p w14:paraId="5BD7DB39"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7</w:t>
            </w:r>
          </w:p>
        </w:tc>
      </w:tr>
      <w:tr w:rsidR="002E47D8" w:rsidRPr="007421DA" w14:paraId="73E109C3" w14:textId="77777777" w:rsidTr="00F15566">
        <w:trPr>
          <w:trHeight w:val="315"/>
          <w:jc w:val="center"/>
        </w:trPr>
        <w:tc>
          <w:tcPr>
            <w:tcW w:w="802" w:type="dxa"/>
            <w:vMerge/>
            <w:vAlign w:val="center"/>
          </w:tcPr>
          <w:p w14:paraId="7E5EC2B7"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460E79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11/02/2018</w:t>
            </w:r>
          </w:p>
        </w:tc>
        <w:tc>
          <w:tcPr>
            <w:tcW w:w="769" w:type="dxa"/>
            <w:tcBorders>
              <w:bottom w:val="single" w:sz="4" w:space="0" w:color="auto"/>
            </w:tcBorders>
            <w:noWrap/>
            <w:vAlign w:val="center"/>
          </w:tcPr>
          <w:p w14:paraId="64A12EB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6894E4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C8C33E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9AF534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7619722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93DFD77"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0.44</w:t>
            </w:r>
          </w:p>
        </w:tc>
        <w:tc>
          <w:tcPr>
            <w:tcW w:w="783" w:type="dxa"/>
            <w:tcBorders>
              <w:bottom w:val="single" w:sz="4" w:space="0" w:color="auto"/>
            </w:tcBorders>
            <w:vAlign w:val="bottom"/>
          </w:tcPr>
          <w:p w14:paraId="6A31A54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0.55</w:t>
            </w:r>
          </w:p>
        </w:tc>
        <w:tc>
          <w:tcPr>
            <w:tcW w:w="1392" w:type="dxa"/>
            <w:tcBorders>
              <w:bottom w:val="single" w:sz="4" w:space="0" w:color="auto"/>
            </w:tcBorders>
            <w:vAlign w:val="bottom"/>
          </w:tcPr>
          <w:p w14:paraId="0D9DA574"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7</w:t>
            </w:r>
          </w:p>
        </w:tc>
      </w:tr>
      <w:tr w:rsidR="002E47D8" w:rsidRPr="007421DA" w14:paraId="2C4A7983" w14:textId="77777777" w:rsidTr="00F15566">
        <w:trPr>
          <w:trHeight w:val="315"/>
          <w:jc w:val="center"/>
        </w:trPr>
        <w:tc>
          <w:tcPr>
            <w:tcW w:w="802" w:type="dxa"/>
            <w:vMerge/>
            <w:vAlign w:val="center"/>
          </w:tcPr>
          <w:p w14:paraId="1B4067A4"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0D4C457"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14/02/2018</w:t>
            </w:r>
          </w:p>
        </w:tc>
        <w:tc>
          <w:tcPr>
            <w:tcW w:w="769" w:type="dxa"/>
            <w:tcBorders>
              <w:bottom w:val="single" w:sz="4" w:space="0" w:color="auto"/>
            </w:tcBorders>
            <w:noWrap/>
            <w:vAlign w:val="center"/>
          </w:tcPr>
          <w:p w14:paraId="4D7CF53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DD79D3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63B6175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BAA942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A02D92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1A50F14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0.28</w:t>
            </w:r>
          </w:p>
        </w:tc>
        <w:tc>
          <w:tcPr>
            <w:tcW w:w="783" w:type="dxa"/>
            <w:tcBorders>
              <w:bottom w:val="single" w:sz="4" w:space="0" w:color="auto"/>
            </w:tcBorders>
            <w:vAlign w:val="bottom"/>
          </w:tcPr>
          <w:p w14:paraId="2E45EBCB"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0.57</w:t>
            </w:r>
          </w:p>
        </w:tc>
        <w:tc>
          <w:tcPr>
            <w:tcW w:w="1392" w:type="dxa"/>
            <w:tcBorders>
              <w:bottom w:val="single" w:sz="4" w:space="0" w:color="auto"/>
            </w:tcBorders>
            <w:vAlign w:val="bottom"/>
          </w:tcPr>
          <w:p w14:paraId="4B7395E6"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9</w:t>
            </w:r>
          </w:p>
        </w:tc>
      </w:tr>
      <w:tr w:rsidR="002E47D8" w:rsidRPr="007421DA" w14:paraId="04077818" w14:textId="77777777" w:rsidTr="00F15566">
        <w:trPr>
          <w:trHeight w:val="315"/>
          <w:jc w:val="center"/>
        </w:trPr>
        <w:tc>
          <w:tcPr>
            <w:tcW w:w="802" w:type="dxa"/>
            <w:vMerge/>
            <w:vAlign w:val="center"/>
          </w:tcPr>
          <w:p w14:paraId="40247214"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1393AC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18/02/2018</w:t>
            </w:r>
          </w:p>
        </w:tc>
        <w:tc>
          <w:tcPr>
            <w:tcW w:w="769" w:type="dxa"/>
            <w:tcBorders>
              <w:bottom w:val="single" w:sz="4" w:space="0" w:color="auto"/>
            </w:tcBorders>
            <w:noWrap/>
            <w:vAlign w:val="center"/>
          </w:tcPr>
          <w:p w14:paraId="1B9122D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9F2423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DE2DC9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33692C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2FA9E66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23F834B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0.19</w:t>
            </w:r>
          </w:p>
        </w:tc>
        <w:tc>
          <w:tcPr>
            <w:tcW w:w="783" w:type="dxa"/>
            <w:tcBorders>
              <w:bottom w:val="single" w:sz="4" w:space="0" w:color="auto"/>
            </w:tcBorders>
            <w:vAlign w:val="bottom"/>
          </w:tcPr>
          <w:p w14:paraId="040C092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5CC81CD8"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6</w:t>
            </w:r>
          </w:p>
        </w:tc>
      </w:tr>
      <w:tr w:rsidR="002E47D8" w:rsidRPr="007421DA" w14:paraId="307B8A6C" w14:textId="77777777" w:rsidTr="00F15566">
        <w:trPr>
          <w:trHeight w:val="315"/>
          <w:jc w:val="center"/>
        </w:trPr>
        <w:tc>
          <w:tcPr>
            <w:tcW w:w="802" w:type="dxa"/>
            <w:vMerge/>
            <w:vAlign w:val="center"/>
          </w:tcPr>
          <w:p w14:paraId="2D96DA3B"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0F3ED50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21/02/2018</w:t>
            </w:r>
          </w:p>
        </w:tc>
        <w:tc>
          <w:tcPr>
            <w:tcW w:w="769" w:type="dxa"/>
            <w:tcBorders>
              <w:bottom w:val="single" w:sz="4" w:space="0" w:color="auto"/>
            </w:tcBorders>
            <w:noWrap/>
            <w:vAlign w:val="center"/>
          </w:tcPr>
          <w:p w14:paraId="787F9EA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2F7159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6C04D58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0800C9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1B7086A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46E98CA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783" w:type="dxa"/>
            <w:tcBorders>
              <w:bottom w:val="single" w:sz="4" w:space="0" w:color="auto"/>
            </w:tcBorders>
            <w:vAlign w:val="bottom"/>
          </w:tcPr>
          <w:p w14:paraId="08C6BFE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4BBD192C"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5</w:t>
            </w:r>
          </w:p>
        </w:tc>
      </w:tr>
      <w:tr w:rsidR="002E47D8" w:rsidRPr="007421DA" w14:paraId="293FC83B" w14:textId="77777777" w:rsidTr="00F15566">
        <w:trPr>
          <w:trHeight w:val="315"/>
          <w:jc w:val="center"/>
        </w:trPr>
        <w:tc>
          <w:tcPr>
            <w:tcW w:w="802" w:type="dxa"/>
            <w:vMerge/>
            <w:vAlign w:val="center"/>
          </w:tcPr>
          <w:p w14:paraId="0E7A181F"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CFC0A4A"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25/02/2018</w:t>
            </w:r>
          </w:p>
        </w:tc>
        <w:tc>
          <w:tcPr>
            <w:tcW w:w="769" w:type="dxa"/>
            <w:tcBorders>
              <w:bottom w:val="single" w:sz="4" w:space="0" w:color="auto"/>
            </w:tcBorders>
            <w:noWrap/>
            <w:vAlign w:val="center"/>
          </w:tcPr>
          <w:p w14:paraId="6C23BF7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274A7A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05145E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8F48A2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28642FE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268EFDA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bottom w:val="single" w:sz="4" w:space="0" w:color="auto"/>
            </w:tcBorders>
            <w:vAlign w:val="bottom"/>
          </w:tcPr>
          <w:p w14:paraId="56A49FE4"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0496D396"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6</w:t>
            </w:r>
          </w:p>
        </w:tc>
      </w:tr>
      <w:tr w:rsidR="002E47D8" w:rsidRPr="007421DA" w14:paraId="31FC0652" w14:textId="77777777" w:rsidTr="00F15566">
        <w:trPr>
          <w:trHeight w:val="315"/>
          <w:jc w:val="center"/>
        </w:trPr>
        <w:tc>
          <w:tcPr>
            <w:tcW w:w="802" w:type="dxa"/>
            <w:vMerge/>
            <w:vAlign w:val="center"/>
          </w:tcPr>
          <w:p w14:paraId="0EF155C1"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B738A2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28/02/2018</w:t>
            </w:r>
          </w:p>
        </w:tc>
        <w:tc>
          <w:tcPr>
            <w:tcW w:w="769" w:type="dxa"/>
            <w:tcBorders>
              <w:bottom w:val="single" w:sz="4" w:space="0" w:color="auto"/>
            </w:tcBorders>
            <w:noWrap/>
            <w:vAlign w:val="center"/>
          </w:tcPr>
          <w:p w14:paraId="7A88E1F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051F06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1281D09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92B9A2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8C5A29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10FB14DC"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0.42</w:t>
            </w:r>
          </w:p>
        </w:tc>
        <w:tc>
          <w:tcPr>
            <w:tcW w:w="783" w:type="dxa"/>
            <w:tcBorders>
              <w:bottom w:val="single" w:sz="4" w:space="0" w:color="auto"/>
            </w:tcBorders>
            <w:vAlign w:val="bottom"/>
          </w:tcPr>
          <w:p w14:paraId="0B5BF08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0.57</w:t>
            </w:r>
          </w:p>
        </w:tc>
        <w:tc>
          <w:tcPr>
            <w:tcW w:w="1392" w:type="dxa"/>
            <w:tcBorders>
              <w:bottom w:val="single" w:sz="4" w:space="0" w:color="auto"/>
            </w:tcBorders>
            <w:vAlign w:val="bottom"/>
          </w:tcPr>
          <w:p w14:paraId="61270BC9"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4</w:t>
            </w:r>
          </w:p>
        </w:tc>
      </w:tr>
      <w:tr w:rsidR="002E47D8" w:rsidRPr="007421DA" w14:paraId="6825DF31" w14:textId="77777777" w:rsidTr="00F15566">
        <w:trPr>
          <w:trHeight w:val="315"/>
          <w:jc w:val="center"/>
        </w:trPr>
        <w:tc>
          <w:tcPr>
            <w:tcW w:w="802" w:type="dxa"/>
            <w:vMerge/>
            <w:vAlign w:val="center"/>
          </w:tcPr>
          <w:p w14:paraId="2C8B4BA3"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6E1698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04/03/2018</w:t>
            </w:r>
          </w:p>
        </w:tc>
        <w:tc>
          <w:tcPr>
            <w:tcW w:w="769" w:type="dxa"/>
            <w:tcBorders>
              <w:bottom w:val="single" w:sz="4" w:space="0" w:color="auto"/>
            </w:tcBorders>
            <w:noWrap/>
            <w:vAlign w:val="center"/>
          </w:tcPr>
          <w:p w14:paraId="40996A0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8858B9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16494C7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508446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793614D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2AC95C2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783" w:type="dxa"/>
            <w:tcBorders>
              <w:bottom w:val="single" w:sz="4" w:space="0" w:color="auto"/>
            </w:tcBorders>
            <w:vAlign w:val="bottom"/>
          </w:tcPr>
          <w:p w14:paraId="09E065D6"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0.57</w:t>
            </w:r>
          </w:p>
        </w:tc>
        <w:tc>
          <w:tcPr>
            <w:tcW w:w="1392" w:type="dxa"/>
            <w:tcBorders>
              <w:bottom w:val="single" w:sz="4" w:space="0" w:color="auto"/>
            </w:tcBorders>
            <w:vAlign w:val="bottom"/>
          </w:tcPr>
          <w:p w14:paraId="00AF8249"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3</w:t>
            </w:r>
          </w:p>
        </w:tc>
      </w:tr>
      <w:tr w:rsidR="002E47D8" w:rsidRPr="007421DA" w14:paraId="3012302C" w14:textId="77777777" w:rsidTr="00F15566">
        <w:trPr>
          <w:trHeight w:val="315"/>
          <w:jc w:val="center"/>
        </w:trPr>
        <w:tc>
          <w:tcPr>
            <w:tcW w:w="802" w:type="dxa"/>
            <w:vMerge/>
            <w:vAlign w:val="center"/>
          </w:tcPr>
          <w:p w14:paraId="0FF04F3E"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11CC6CE"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28/03/2018</w:t>
            </w:r>
          </w:p>
        </w:tc>
        <w:tc>
          <w:tcPr>
            <w:tcW w:w="769" w:type="dxa"/>
            <w:tcBorders>
              <w:bottom w:val="single" w:sz="4" w:space="0" w:color="auto"/>
            </w:tcBorders>
            <w:noWrap/>
            <w:vAlign w:val="center"/>
          </w:tcPr>
          <w:p w14:paraId="1803990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D12E40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8C3DB9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CCCA01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6125DFC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0506BE32"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bottom w:val="single" w:sz="4" w:space="0" w:color="auto"/>
            </w:tcBorders>
            <w:vAlign w:val="bottom"/>
          </w:tcPr>
          <w:p w14:paraId="6EBB4307"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0.52</w:t>
            </w:r>
          </w:p>
        </w:tc>
        <w:tc>
          <w:tcPr>
            <w:tcW w:w="1392" w:type="dxa"/>
            <w:tcBorders>
              <w:bottom w:val="single" w:sz="4" w:space="0" w:color="auto"/>
            </w:tcBorders>
            <w:vAlign w:val="bottom"/>
          </w:tcPr>
          <w:p w14:paraId="21074C98"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110</w:t>
            </w:r>
          </w:p>
        </w:tc>
      </w:tr>
      <w:tr w:rsidR="002E47D8" w:rsidRPr="007421DA" w14:paraId="39060851" w14:textId="77777777" w:rsidTr="00F15566">
        <w:trPr>
          <w:trHeight w:val="315"/>
          <w:jc w:val="center"/>
        </w:trPr>
        <w:tc>
          <w:tcPr>
            <w:tcW w:w="802" w:type="dxa"/>
            <w:vMerge/>
            <w:vAlign w:val="center"/>
          </w:tcPr>
          <w:p w14:paraId="44CED05D"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4D1C6B75"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08/04/2018</w:t>
            </w:r>
          </w:p>
        </w:tc>
        <w:tc>
          <w:tcPr>
            <w:tcW w:w="769" w:type="dxa"/>
            <w:tcBorders>
              <w:bottom w:val="single" w:sz="4" w:space="0" w:color="auto"/>
            </w:tcBorders>
            <w:noWrap/>
            <w:vAlign w:val="center"/>
          </w:tcPr>
          <w:p w14:paraId="5653420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3187D7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6D928BF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2A11142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6C3EA1E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39D74D81"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0.38</w:t>
            </w:r>
          </w:p>
        </w:tc>
        <w:tc>
          <w:tcPr>
            <w:tcW w:w="783" w:type="dxa"/>
            <w:tcBorders>
              <w:bottom w:val="single" w:sz="4" w:space="0" w:color="auto"/>
            </w:tcBorders>
            <w:vAlign w:val="bottom"/>
          </w:tcPr>
          <w:p w14:paraId="13C5152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0AC81624"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80</w:t>
            </w:r>
          </w:p>
        </w:tc>
      </w:tr>
      <w:tr w:rsidR="002E47D8" w:rsidRPr="007421DA" w14:paraId="128B7B09" w14:textId="77777777" w:rsidTr="00F15566">
        <w:trPr>
          <w:trHeight w:val="315"/>
          <w:jc w:val="center"/>
        </w:trPr>
        <w:tc>
          <w:tcPr>
            <w:tcW w:w="802" w:type="dxa"/>
            <w:vMerge/>
            <w:vAlign w:val="center"/>
          </w:tcPr>
          <w:p w14:paraId="3779EFD5"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BF2812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22/04/2018</w:t>
            </w:r>
          </w:p>
        </w:tc>
        <w:tc>
          <w:tcPr>
            <w:tcW w:w="769" w:type="dxa"/>
            <w:tcBorders>
              <w:bottom w:val="single" w:sz="4" w:space="0" w:color="auto"/>
            </w:tcBorders>
            <w:noWrap/>
            <w:vAlign w:val="center"/>
          </w:tcPr>
          <w:p w14:paraId="015115D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EC0028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72D763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61E0A4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97CBDD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018C244C"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0.29</w:t>
            </w:r>
          </w:p>
        </w:tc>
        <w:tc>
          <w:tcPr>
            <w:tcW w:w="783" w:type="dxa"/>
            <w:tcBorders>
              <w:bottom w:val="single" w:sz="4" w:space="0" w:color="auto"/>
            </w:tcBorders>
            <w:vAlign w:val="bottom"/>
          </w:tcPr>
          <w:p w14:paraId="785931C0"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0.54</w:t>
            </w:r>
          </w:p>
        </w:tc>
        <w:tc>
          <w:tcPr>
            <w:tcW w:w="1392" w:type="dxa"/>
            <w:tcBorders>
              <w:bottom w:val="single" w:sz="4" w:space="0" w:color="auto"/>
            </w:tcBorders>
            <w:vAlign w:val="bottom"/>
          </w:tcPr>
          <w:p w14:paraId="10D69129"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70</w:t>
            </w:r>
          </w:p>
        </w:tc>
      </w:tr>
      <w:tr w:rsidR="002E47D8" w:rsidRPr="007421DA" w14:paraId="5D6B81B4" w14:textId="77777777" w:rsidTr="00F15566">
        <w:trPr>
          <w:trHeight w:val="315"/>
          <w:jc w:val="center"/>
        </w:trPr>
        <w:tc>
          <w:tcPr>
            <w:tcW w:w="802" w:type="dxa"/>
            <w:vMerge/>
            <w:tcBorders>
              <w:bottom w:val="single" w:sz="4" w:space="0" w:color="auto"/>
            </w:tcBorders>
            <w:vAlign w:val="center"/>
          </w:tcPr>
          <w:p w14:paraId="0BFBB109"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1C3528D"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06/05/2018</w:t>
            </w:r>
          </w:p>
        </w:tc>
        <w:tc>
          <w:tcPr>
            <w:tcW w:w="769" w:type="dxa"/>
            <w:tcBorders>
              <w:bottom w:val="single" w:sz="4" w:space="0" w:color="auto"/>
            </w:tcBorders>
            <w:noWrap/>
            <w:vAlign w:val="center"/>
          </w:tcPr>
          <w:p w14:paraId="4D42D27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791515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CEA20D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CFBA93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5D9737C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8</w:t>
            </w:r>
          </w:p>
        </w:tc>
        <w:tc>
          <w:tcPr>
            <w:tcW w:w="783" w:type="dxa"/>
            <w:tcBorders>
              <w:bottom w:val="single" w:sz="4" w:space="0" w:color="auto"/>
            </w:tcBorders>
            <w:vAlign w:val="bottom"/>
          </w:tcPr>
          <w:p w14:paraId="0D44ED39"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783" w:type="dxa"/>
            <w:tcBorders>
              <w:bottom w:val="single" w:sz="4" w:space="0" w:color="auto"/>
            </w:tcBorders>
            <w:vAlign w:val="bottom"/>
          </w:tcPr>
          <w:p w14:paraId="284D6233" w14:textId="77777777" w:rsidR="002E47D8" w:rsidRPr="007421DA" w:rsidRDefault="002E47D8" w:rsidP="00F15566">
            <w:pPr>
              <w:jc w:val="center"/>
              <w:rPr>
                <w:rFonts w:asciiTheme="minorBidi" w:hAnsiTheme="minorBidi"/>
                <w:sz w:val="20"/>
                <w:szCs w:val="20"/>
                <w:rtl/>
              </w:rPr>
            </w:pPr>
            <w:r>
              <w:rPr>
                <w:rFonts w:ascii="Arial" w:hAnsi="Arial" w:cs="Arial"/>
                <w:color w:val="000000"/>
                <w:sz w:val="20"/>
                <w:szCs w:val="20"/>
                <w:rtl/>
              </w:rPr>
              <w:t>0.56</w:t>
            </w:r>
          </w:p>
        </w:tc>
        <w:tc>
          <w:tcPr>
            <w:tcW w:w="1392" w:type="dxa"/>
            <w:tcBorders>
              <w:bottom w:val="single" w:sz="4" w:space="0" w:color="auto"/>
            </w:tcBorders>
            <w:vAlign w:val="bottom"/>
          </w:tcPr>
          <w:p w14:paraId="3BBD04BC" w14:textId="77777777" w:rsidR="002E47D8" w:rsidRPr="0030503D" w:rsidRDefault="002E47D8" w:rsidP="00F15566">
            <w:pPr>
              <w:jc w:val="center"/>
              <w:rPr>
                <w:rFonts w:asciiTheme="minorBidi" w:hAnsiTheme="minorBidi"/>
                <w:sz w:val="20"/>
                <w:szCs w:val="20"/>
                <w:rtl/>
              </w:rPr>
            </w:pPr>
            <w:r w:rsidRPr="0030503D">
              <w:rPr>
                <w:rFonts w:ascii="Arial" w:hAnsi="Arial" w:cs="Arial"/>
                <w:color w:val="000000"/>
                <w:sz w:val="20"/>
                <w:szCs w:val="20"/>
                <w:rtl/>
              </w:rPr>
              <w:t>11</w:t>
            </w:r>
          </w:p>
        </w:tc>
      </w:tr>
      <w:tr w:rsidR="002E47D8" w:rsidRPr="007421DA" w14:paraId="0FF3E9B1" w14:textId="77777777" w:rsidTr="00F15566">
        <w:trPr>
          <w:trHeight w:val="315"/>
          <w:jc w:val="center"/>
        </w:trPr>
        <w:tc>
          <w:tcPr>
            <w:tcW w:w="802" w:type="dxa"/>
            <w:vMerge w:val="restart"/>
            <w:tcBorders>
              <w:top w:val="double" w:sz="4" w:space="0" w:color="auto"/>
            </w:tcBorders>
            <w:noWrap/>
            <w:vAlign w:val="center"/>
          </w:tcPr>
          <w:p w14:paraId="005BB554"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קדמת צבי</w:t>
            </w:r>
          </w:p>
        </w:tc>
        <w:tc>
          <w:tcPr>
            <w:tcW w:w="1318" w:type="dxa"/>
            <w:tcBorders>
              <w:top w:val="double" w:sz="4" w:space="0" w:color="auto"/>
            </w:tcBorders>
            <w:noWrap/>
            <w:vAlign w:val="center"/>
            <w:hideMark/>
          </w:tcPr>
          <w:p w14:paraId="5948104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21/8/2017</w:t>
            </w:r>
          </w:p>
        </w:tc>
        <w:tc>
          <w:tcPr>
            <w:tcW w:w="769" w:type="dxa"/>
            <w:tcBorders>
              <w:top w:val="double" w:sz="4" w:space="0" w:color="auto"/>
            </w:tcBorders>
            <w:noWrap/>
            <w:vAlign w:val="center"/>
            <w:hideMark/>
          </w:tcPr>
          <w:p w14:paraId="3CA69AC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5E8C20E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tcBorders>
              <w:top w:val="double" w:sz="4" w:space="0" w:color="auto"/>
            </w:tcBorders>
            <w:noWrap/>
            <w:vAlign w:val="center"/>
            <w:hideMark/>
          </w:tcPr>
          <w:p w14:paraId="40D8082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3ABCA04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tcBorders>
              <w:top w:val="double" w:sz="4" w:space="0" w:color="auto"/>
            </w:tcBorders>
            <w:noWrap/>
            <w:vAlign w:val="center"/>
            <w:hideMark/>
          </w:tcPr>
          <w:p w14:paraId="715D5F7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Borders>
              <w:top w:val="double" w:sz="4" w:space="0" w:color="auto"/>
            </w:tcBorders>
          </w:tcPr>
          <w:p w14:paraId="26234CD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ND</w:t>
            </w:r>
          </w:p>
        </w:tc>
        <w:tc>
          <w:tcPr>
            <w:tcW w:w="783" w:type="dxa"/>
            <w:tcBorders>
              <w:top w:val="double" w:sz="4" w:space="0" w:color="auto"/>
            </w:tcBorders>
          </w:tcPr>
          <w:p w14:paraId="334899D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ND</w:t>
            </w:r>
          </w:p>
        </w:tc>
        <w:tc>
          <w:tcPr>
            <w:tcW w:w="1392" w:type="dxa"/>
            <w:tcBorders>
              <w:top w:val="double" w:sz="4" w:space="0" w:color="auto"/>
            </w:tcBorders>
          </w:tcPr>
          <w:p w14:paraId="0341D77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ND</w:t>
            </w:r>
          </w:p>
        </w:tc>
      </w:tr>
      <w:tr w:rsidR="002E47D8" w:rsidRPr="007421DA" w14:paraId="6EB94FFE" w14:textId="77777777" w:rsidTr="00F15566">
        <w:trPr>
          <w:trHeight w:val="300"/>
          <w:jc w:val="center"/>
        </w:trPr>
        <w:tc>
          <w:tcPr>
            <w:tcW w:w="802" w:type="dxa"/>
            <w:vMerge/>
            <w:vAlign w:val="center"/>
            <w:hideMark/>
          </w:tcPr>
          <w:p w14:paraId="1B58EFA4"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3DEE23D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24/9/2017</w:t>
            </w:r>
          </w:p>
        </w:tc>
        <w:tc>
          <w:tcPr>
            <w:tcW w:w="769" w:type="dxa"/>
            <w:noWrap/>
            <w:vAlign w:val="center"/>
            <w:hideMark/>
          </w:tcPr>
          <w:p w14:paraId="73E2EBD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37D878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61C5B86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79416B7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1540" w:type="dxa"/>
            <w:noWrap/>
            <w:vAlign w:val="center"/>
            <w:hideMark/>
          </w:tcPr>
          <w:p w14:paraId="5DC498B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6*</w:t>
            </w:r>
          </w:p>
        </w:tc>
        <w:tc>
          <w:tcPr>
            <w:tcW w:w="783" w:type="dxa"/>
          </w:tcPr>
          <w:p w14:paraId="5A2347E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ND</w:t>
            </w:r>
          </w:p>
        </w:tc>
        <w:tc>
          <w:tcPr>
            <w:tcW w:w="783" w:type="dxa"/>
          </w:tcPr>
          <w:p w14:paraId="168AFF5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ND</w:t>
            </w:r>
          </w:p>
        </w:tc>
        <w:tc>
          <w:tcPr>
            <w:tcW w:w="1392" w:type="dxa"/>
          </w:tcPr>
          <w:p w14:paraId="6D72F8A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ND</w:t>
            </w:r>
          </w:p>
        </w:tc>
      </w:tr>
      <w:tr w:rsidR="002E47D8" w:rsidRPr="007421DA" w14:paraId="606A2017" w14:textId="77777777" w:rsidTr="00F15566">
        <w:trPr>
          <w:trHeight w:val="300"/>
          <w:jc w:val="center"/>
        </w:trPr>
        <w:tc>
          <w:tcPr>
            <w:tcW w:w="802" w:type="dxa"/>
            <w:vMerge/>
            <w:vAlign w:val="center"/>
            <w:hideMark/>
          </w:tcPr>
          <w:p w14:paraId="563EA7E7"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3CBC20A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23/10/2017</w:t>
            </w:r>
          </w:p>
        </w:tc>
        <w:tc>
          <w:tcPr>
            <w:tcW w:w="769" w:type="dxa"/>
            <w:noWrap/>
            <w:vAlign w:val="center"/>
            <w:hideMark/>
          </w:tcPr>
          <w:p w14:paraId="183DC1C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143F7C4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628EB3B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17912EC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37BB493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26F508D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0.33</w:t>
            </w:r>
          </w:p>
        </w:tc>
        <w:tc>
          <w:tcPr>
            <w:tcW w:w="783" w:type="dxa"/>
          </w:tcPr>
          <w:p w14:paraId="2161FB7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0.33</w:t>
            </w:r>
          </w:p>
        </w:tc>
        <w:tc>
          <w:tcPr>
            <w:tcW w:w="1392" w:type="dxa"/>
          </w:tcPr>
          <w:p w14:paraId="46F92E1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r>
      <w:tr w:rsidR="002E47D8" w:rsidRPr="007421DA" w14:paraId="1730BF61" w14:textId="77777777" w:rsidTr="00F15566">
        <w:trPr>
          <w:trHeight w:val="315"/>
          <w:jc w:val="center"/>
        </w:trPr>
        <w:tc>
          <w:tcPr>
            <w:tcW w:w="802" w:type="dxa"/>
            <w:vMerge/>
            <w:vAlign w:val="center"/>
            <w:hideMark/>
          </w:tcPr>
          <w:p w14:paraId="625DF63C"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center"/>
            <w:hideMark/>
          </w:tcPr>
          <w:p w14:paraId="49BC3A8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27/11/2017</w:t>
            </w:r>
          </w:p>
        </w:tc>
        <w:tc>
          <w:tcPr>
            <w:tcW w:w="769" w:type="dxa"/>
            <w:tcBorders>
              <w:bottom w:val="single" w:sz="4" w:space="0" w:color="auto"/>
            </w:tcBorders>
            <w:noWrap/>
            <w:vAlign w:val="center"/>
            <w:hideMark/>
          </w:tcPr>
          <w:p w14:paraId="551D577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61B1E3B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tcBorders>
              <w:bottom w:val="single" w:sz="4" w:space="0" w:color="auto"/>
            </w:tcBorders>
            <w:noWrap/>
            <w:vAlign w:val="center"/>
            <w:hideMark/>
          </w:tcPr>
          <w:p w14:paraId="007AFCF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09475CC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tcBorders>
              <w:bottom w:val="single" w:sz="4" w:space="0" w:color="auto"/>
            </w:tcBorders>
            <w:noWrap/>
            <w:vAlign w:val="center"/>
            <w:hideMark/>
          </w:tcPr>
          <w:p w14:paraId="11BE4DD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tcPr>
          <w:p w14:paraId="4CBC8AB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ND</w:t>
            </w:r>
          </w:p>
        </w:tc>
        <w:tc>
          <w:tcPr>
            <w:tcW w:w="783" w:type="dxa"/>
            <w:tcBorders>
              <w:bottom w:val="single" w:sz="4" w:space="0" w:color="auto"/>
            </w:tcBorders>
          </w:tcPr>
          <w:p w14:paraId="782204E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ND</w:t>
            </w:r>
          </w:p>
        </w:tc>
        <w:tc>
          <w:tcPr>
            <w:tcW w:w="1392" w:type="dxa"/>
            <w:tcBorders>
              <w:bottom w:val="single" w:sz="4" w:space="0" w:color="auto"/>
            </w:tcBorders>
          </w:tcPr>
          <w:p w14:paraId="4C23DF0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ND</w:t>
            </w:r>
          </w:p>
        </w:tc>
      </w:tr>
      <w:tr w:rsidR="002E47D8" w:rsidRPr="007421DA" w14:paraId="3E39A6CA" w14:textId="77777777" w:rsidTr="00F15566">
        <w:trPr>
          <w:trHeight w:val="315"/>
          <w:jc w:val="center"/>
        </w:trPr>
        <w:tc>
          <w:tcPr>
            <w:tcW w:w="802" w:type="dxa"/>
            <w:vMerge/>
            <w:vAlign w:val="center"/>
          </w:tcPr>
          <w:p w14:paraId="442AB4EB"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56B7C8E"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15/01/2018</w:t>
            </w:r>
          </w:p>
        </w:tc>
        <w:tc>
          <w:tcPr>
            <w:tcW w:w="769" w:type="dxa"/>
            <w:tcBorders>
              <w:bottom w:val="single" w:sz="4" w:space="0" w:color="auto"/>
            </w:tcBorders>
            <w:noWrap/>
            <w:vAlign w:val="center"/>
          </w:tcPr>
          <w:p w14:paraId="77961D9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4FAFB8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B91699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48D0BD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20B26B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40D939DC"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0.48</w:t>
            </w:r>
          </w:p>
        </w:tc>
        <w:tc>
          <w:tcPr>
            <w:tcW w:w="783" w:type="dxa"/>
            <w:tcBorders>
              <w:bottom w:val="single" w:sz="4" w:space="0" w:color="auto"/>
            </w:tcBorders>
            <w:vAlign w:val="bottom"/>
          </w:tcPr>
          <w:p w14:paraId="688D7EAB"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0.52</w:t>
            </w:r>
          </w:p>
        </w:tc>
        <w:tc>
          <w:tcPr>
            <w:tcW w:w="1392" w:type="dxa"/>
            <w:tcBorders>
              <w:bottom w:val="single" w:sz="4" w:space="0" w:color="auto"/>
            </w:tcBorders>
          </w:tcPr>
          <w:p w14:paraId="1741467B"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1</w:t>
            </w:r>
          </w:p>
        </w:tc>
      </w:tr>
      <w:tr w:rsidR="002E47D8" w:rsidRPr="007421DA" w14:paraId="4A60922B" w14:textId="77777777" w:rsidTr="00F15566">
        <w:trPr>
          <w:trHeight w:val="315"/>
          <w:jc w:val="center"/>
        </w:trPr>
        <w:tc>
          <w:tcPr>
            <w:tcW w:w="802" w:type="dxa"/>
            <w:vMerge/>
            <w:vAlign w:val="center"/>
          </w:tcPr>
          <w:p w14:paraId="44C05F83"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231CED0C"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20/03/2018</w:t>
            </w:r>
          </w:p>
        </w:tc>
        <w:tc>
          <w:tcPr>
            <w:tcW w:w="769" w:type="dxa"/>
            <w:tcBorders>
              <w:bottom w:val="single" w:sz="4" w:space="0" w:color="auto"/>
            </w:tcBorders>
            <w:noWrap/>
            <w:vAlign w:val="center"/>
          </w:tcPr>
          <w:p w14:paraId="27BEB1A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9B1909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0C0574B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85B1AE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6A23A68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74B91D27" w14:textId="77777777" w:rsidR="002E47D8" w:rsidRPr="007421DA" w:rsidRDefault="002E47D8" w:rsidP="00F15566">
            <w:pPr>
              <w:jc w:val="center"/>
              <w:rPr>
                <w:rFonts w:asciiTheme="minorBidi" w:hAnsiTheme="minorBidi"/>
                <w:sz w:val="20"/>
                <w:szCs w:val="20"/>
              </w:rPr>
            </w:pPr>
            <w:r>
              <w:rPr>
                <w:rFonts w:ascii="Arial" w:hAnsi="Arial" w:cs="Arial" w:hint="cs"/>
                <w:color w:val="000000"/>
                <w:sz w:val="20"/>
                <w:szCs w:val="20"/>
              </w:rPr>
              <w:t>ND</w:t>
            </w:r>
            <w:r>
              <w:rPr>
                <w:rFonts w:ascii="Arial" w:hAnsi="Arial" w:cs="Arial"/>
                <w:color w:val="000000"/>
                <w:sz w:val="20"/>
                <w:szCs w:val="20"/>
                <w:rtl/>
              </w:rPr>
              <w:t> </w:t>
            </w:r>
          </w:p>
        </w:tc>
        <w:tc>
          <w:tcPr>
            <w:tcW w:w="783" w:type="dxa"/>
            <w:tcBorders>
              <w:bottom w:val="single" w:sz="4" w:space="0" w:color="auto"/>
            </w:tcBorders>
            <w:vAlign w:val="bottom"/>
          </w:tcPr>
          <w:p w14:paraId="7CA04844" w14:textId="77777777" w:rsidR="002E47D8" w:rsidRPr="007421DA" w:rsidRDefault="002E47D8" w:rsidP="00F15566">
            <w:pPr>
              <w:jc w:val="center"/>
              <w:rPr>
                <w:rFonts w:asciiTheme="minorBidi" w:hAnsiTheme="minorBidi"/>
                <w:sz w:val="20"/>
                <w:szCs w:val="20"/>
              </w:rPr>
            </w:pPr>
            <w:r>
              <w:rPr>
                <w:rFonts w:ascii="Arial" w:hAnsi="Arial" w:cs="Arial" w:hint="cs"/>
                <w:color w:val="000000"/>
                <w:sz w:val="20"/>
                <w:szCs w:val="20"/>
              </w:rPr>
              <w:t>ND</w:t>
            </w:r>
            <w:r>
              <w:rPr>
                <w:rFonts w:ascii="Arial" w:hAnsi="Arial" w:cs="Arial"/>
                <w:color w:val="000000"/>
                <w:sz w:val="20"/>
                <w:szCs w:val="20"/>
                <w:rtl/>
              </w:rPr>
              <w:t> </w:t>
            </w:r>
          </w:p>
        </w:tc>
        <w:tc>
          <w:tcPr>
            <w:tcW w:w="1392" w:type="dxa"/>
            <w:tcBorders>
              <w:bottom w:val="single" w:sz="4" w:space="0" w:color="auto"/>
            </w:tcBorders>
          </w:tcPr>
          <w:p w14:paraId="2C015682"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Pr>
              <w:t>ND</w:t>
            </w:r>
          </w:p>
        </w:tc>
      </w:tr>
      <w:tr w:rsidR="002E47D8" w:rsidRPr="007421DA" w14:paraId="78A5E216" w14:textId="77777777" w:rsidTr="00F15566">
        <w:trPr>
          <w:trHeight w:val="315"/>
          <w:jc w:val="center"/>
        </w:trPr>
        <w:tc>
          <w:tcPr>
            <w:tcW w:w="802" w:type="dxa"/>
            <w:vMerge/>
            <w:vAlign w:val="center"/>
          </w:tcPr>
          <w:p w14:paraId="75D4466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6B9D9B88"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23/04/2018</w:t>
            </w:r>
          </w:p>
        </w:tc>
        <w:tc>
          <w:tcPr>
            <w:tcW w:w="769" w:type="dxa"/>
            <w:tcBorders>
              <w:bottom w:val="single" w:sz="4" w:space="0" w:color="auto"/>
            </w:tcBorders>
            <w:noWrap/>
            <w:vAlign w:val="center"/>
          </w:tcPr>
          <w:p w14:paraId="1864A09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770FE1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74D0BEA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72DED2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7EF896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0B75CEB1"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0.36</w:t>
            </w:r>
          </w:p>
        </w:tc>
        <w:tc>
          <w:tcPr>
            <w:tcW w:w="783" w:type="dxa"/>
            <w:tcBorders>
              <w:bottom w:val="single" w:sz="4" w:space="0" w:color="auto"/>
            </w:tcBorders>
            <w:vAlign w:val="bottom"/>
          </w:tcPr>
          <w:p w14:paraId="41871339"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0.14</w:t>
            </w:r>
          </w:p>
        </w:tc>
        <w:tc>
          <w:tcPr>
            <w:tcW w:w="1392" w:type="dxa"/>
            <w:tcBorders>
              <w:bottom w:val="single" w:sz="4" w:space="0" w:color="auto"/>
            </w:tcBorders>
          </w:tcPr>
          <w:p w14:paraId="75F95103"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4</w:t>
            </w:r>
          </w:p>
        </w:tc>
      </w:tr>
      <w:tr w:rsidR="002E47D8" w:rsidRPr="007421DA" w14:paraId="370FE44A" w14:textId="77777777" w:rsidTr="00F15566">
        <w:trPr>
          <w:trHeight w:val="315"/>
          <w:jc w:val="center"/>
        </w:trPr>
        <w:tc>
          <w:tcPr>
            <w:tcW w:w="802" w:type="dxa"/>
            <w:vMerge/>
            <w:tcBorders>
              <w:bottom w:val="double" w:sz="4" w:space="0" w:color="auto"/>
            </w:tcBorders>
            <w:vAlign w:val="center"/>
          </w:tcPr>
          <w:p w14:paraId="0EDF6BE4" w14:textId="77777777" w:rsidR="002E47D8" w:rsidRPr="007421DA" w:rsidRDefault="002E47D8" w:rsidP="00F15566">
            <w:pPr>
              <w:jc w:val="center"/>
              <w:rPr>
                <w:rFonts w:asciiTheme="minorBidi" w:hAnsiTheme="minorBidi"/>
                <w:sz w:val="20"/>
                <w:szCs w:val="20"/>
              </w:rPr>
            </w:pPr>
          </w:p>
        </w:tc>
        <w:tc>
          <w:tcPr>
            <w:tcW w:w="1318" w:type="dxa"/>
            <w:tcBorders>
              <w:top w:val="single" w:sz="4" w:space="0" w:color="auto"/>
              <w:bottom w:val="double" w:sz="4" w:space="0" w:color="auto"/>
            </w:tcBorders>
            <w:noWrap/>
            <w:vAlign w:val="bottom"/>
          </w:tcPr>
          <w:p w14:paraId="2C3AD41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23/05/2018</w:t>
            </w:r>
          </w:p>
        </w:tc>
        <w:tc>
          <w:tcPr>
            <w:tcW w:w="769" w:type="dxa"/>
            <w:tcBorders>
              <w:top w:val="single" w:sz="4" w:space="0" w:color="auto"/>
              <w:bottom w:val="double" w:sz="4" w:space="0" w:color="auto"/>
            </w:tcBorders>
            <w:noWrap/>
            <w:vAlign w:val="center"/>
          </w:tcPr>
          <w:p w14:paraId="67E703B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tcPr>
          <w:p w14:paraId="248583E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top w:val="single" w:sz="4" w:space="0" w:color="auto"/>
              <w:bottom w:val="double" w:sz="4" w:space="0" w:color="auto"/>
            </w:tcBorders>
            <w:noWrap/>
            <w:vAlign w:val="center"/>
          </w:tcPr>
          <w:p w14:paraId="31211BC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tcPr>
          <w:p w14:paraId="5E32FD8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top w:val="single" w:sz="4" w:space="0" w:color="auto"/>
              <w:bottom w:val="double" w:sz="4" w:space="0" w:color="auto"/>
            </w:tcBorders>
            <w:noWrap/>
            <w:vAlign w:val="center"/>
          </w:tcPr>
          <w:p w14:paraId="6535F1C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top w:val="single" w:sz="4" w:space="0" w:color="auto"/>
              <w:bottom w:val="double" w:sz="4" w:space="0" w:color="auto"/>
            </w:tcBorders>
            <w:vAlign w:val="bottom"/>
          </w:tcPr>
          <w:p w14:paraId="618913D1"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0.14</w:t>
            </w:r>
          </w:p>
        </w:tc>
        <w:tc>
          <w:tcPr>
            <w:tcW w:w="783" w:type="dxa"/>
            <w:tcBorders>
              <w:top w:val="single" w:sz="4" w:space="0" w:color="auto"/>
              <w:bottom w:val="double" w:sz="4" w:space="0" w:color="auto"/>
            </w:tcBorders>
            <w:vAlign w:val="bottom"/>
          </w:tcPr>
          <w:p w14:paraId="62CA1F6D"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0.14</w:t>
            </w:r>
          </w:p>
        </w:tc>
        <w:tc>
          <w:tcPr>
            <w:tcW w:w="1392" w:type="dxa"/>
            <w:tcBorders>
              <w:top w:val="single" w:sz="4" w:space="0" w:color="auto"/>
              <w:bottom w:val="double" w:sz="4" w:space="0" w:color="auto"/>
            </w:tcBorders>
          </w:tcPr>
          <w:p w14:paraId="7F248504"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Pr>
              <w:t>ND</w:t>
            </w:r>
          </w:p>
        </w:tc>
      </w:tr>
      <w:tr w:rsidR="002E47D8" w:rsidRPr="007421DA" w14:paraId="6A390337" w14:textId="77777777" w:rsidTr="00F15566">
        <w:trPr>
          <w:trHeight w:val="315"/>
          <w:jc w:val="center"/>
        </w:trPr>
        <w:tc>
          <w:tcPr>
            <w:tcW w:w="802" w:type="dxa"/>
            <w:vMerge w:val="restart"/>
            <w:tcBorders>
              <w:top w:val="double" w:sz="4" w:space="0" w:color="auto"/>
            </w:tcBorders>
            <w:noWrap/>
            <w:vAlign w:val="center"/>
            <w:hideMark/>
          </w:tcPr>
          <w:p w14:paraId="77B5ABD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אלוני הבשן 5</w:t>
            </w:r>
          </w:p>
        </w:tc>
        <w:tc>
          <w:tcPr>
            <w:tcW w:w="1318" w:type="dxa"/>
            <w:tcBorders>
              <w:top w:val="double" w:sz="4" w:space="0" w:color="auto"/>
            </w:tcBorders>
            <w:noWrap/>
            <w:vAlign w:val="center"/>
            <w:hideMark/>
          </w:tcPr>
          <w:p w14:paraId="0F8E69D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21/8/2017</w:t>
            </w:r>
          </w:p>
        </w:tc>
        <w:tc>
          <w:tcPr>
            <w:tcW w:w="769" w:type="dxa"/>
            <w:tcBorders>
              <w:top w:val="double" w:sz="4" w:space="0" w:color="auto"/>
            </w:tcBorders>
            <w:noWrap/>
            <w:vAlign w:val="center"/>
            <w:hideMark/>
          </w:tcPr>
          <w:p w14:paraId="657E439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37F357A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tcBorders>
              <w:top w:val="double" w:sz="4" w:space="0" w:color="auto"/>
            </w:tcBorders>
            <w:noWrap/>
            <w:vAlign w:val="center"/>
            <w:hideMark/>
          </w:tcPr>
          <w:p w14:paraId="0D75DE0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7DD2CBB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tcBorders>
              <w:top w:val="double" w:sz="4" w:space="0" w:color="auto"/>
            </w:tcBorders>
            <w:noWrap/>
            <w:vAlign w:val="center"/>
            <w:hideMark/>
          </w:tcPr>
          <w:p w14:paraId="1ADF09C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Borders>
              <w:top w:val="double" w:sz="4" w:space="0" w:color="auto"/>
            </w:tcBorders>
          </w:tcPr>
          <w:p w14:paraId="7986AAF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0.16</w:t>
            </w:r>
          </w:p>
        </w:tc>
        <w:tc>
          <w:tcPr>
            <w:tcW w:w="783" w:type="dxa"/>
            <w:tcBorders>
              <w:top w:val="double" w:sz="4" w:space="0" w:color="auto"/>
            </w:tcBorders>
          </w:tcPr>
          <w:p w14:paraId="3E5AF01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0.16</w:t>
            </w:r>
          </w:p>
        </w:tc>
        <w:tc>
          <w:tcPr>
            <w:tcW w:w="1392" w:type="dxa"/>
            <w:tcBorders>
              <w:top w:val="double" w:sz="4" w:space="0" w:color="auto"/>
            </w:tcBorders>
          </w:tcPr>
          <w:p w14:paraId="41B8D10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180</w:t>
            </w:r>
          </w:p>
        </w:tc>
      </w:tr>
      <w:tr w:rsidR="002E47D8" w:rsidRPr="007421DA" w14:paraId="00C3540B" w14:textId="77777777" w:rsidTr="00F15566">
        <w:trPr>
          <w:trHeight w:val="300"/>
          <w:jc w:val="center"/>
        </w:trPr>
        <w:tc>
          <w:tcPr>
            <w:tcW w:w="802" w:type="dxa"/>
            <w:vMerge/>
            <w:vAlign w:val="center"/>
            <w:hideMark/>
          </w:tcPr>
          <w:p w14:paraId="283D3BDC"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502E297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24/9/2017</w:t>
            </w:r>
          </w:p>
        </w:tc>
        <w:tc>
          <w:tcPr>
            <w:tcW w:w="769" w:type="dxa"/>
            <w:noWrap/>
            <w:vAlign w:val="center"/>
            <w:hideMark/>
          </w:tcPr>
          <w:p w14:paraId="15F952B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18E7B8F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0CB0685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Pr>
          <w:p w14:paraId="669FFF2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230BD5A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7*</w:t>
            </w:r>
          </w:p>
        </w:tc>
        <w:tc>
          <w:tcPr>
            <w:tcW w:w="783" w:type="dxa"/>
          </w:tcPr>
          <w:p w14:paraId="180F5B4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0.25</w:t>
            </w:r>
          </w:p>
        </w:tc>
        <w:tc>
          <w:tcPr>
            <w:tcW w:w="783" w:type="dxa"/>
          </w:tcPr>
          <w:p w14:paraId="202C975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0.25</w:t>
            </w:r>
          </w:p>
        </w:tc>
        <w:tc>
          <w:tcPr>
            <w:tcW w:w="1392" w:type="dxa"/>
          </w:tcPr>
          <w:p w14:paraId="69B5DBE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140</w:t>
            </w:r>
          </w:p>
        </w:tc>
      </w:tr>
      <w:tr w:rsidR="002E47D8" w:rsidRPr="007421DA" w14:paraId="2E8FB8AD" w14:textId="77777777" w:rsidTr="00F15566">
        <w:trPr>
          <w:trHeight w:val="300"/>
          <w:jc w:val="center"/>
        </w:trPr>
        <w:tc>
          <w:tcPr>
            <w:tcW w:w="802" w:type="dxa"/>
            <w:vMerge/>
            <w:vAlign w:val="center"/>
            <w:hideMark/>
          </w:tcPr>
          <w:p w14:paraId="607BD2E8"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0956EED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23/10/2017</w:t>
            </w:r>
          </w:p>
        </w:tc>
        <w:tc>
          <w:tcPr>
            <w:tcW w:w="769" w:type="dxa"/>
            <w:noWrap/>
            <w:vAlign w:val="center"/>
            <w:hideMark/>
          </w:tcPr>
          <w:p w14:paraId="67167EC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509B69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40AE77B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0033EF3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636DDAB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086D6DD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0.16</w:t>
            </w:r>
          </w:p>
        </w:tc>
        <w:tc>
          <w:tcPr>
            <w:tcW w:w="783" w:type="dxa"/>
          </w:tcPr>
          <w:p w14:paraId="691C7A0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0.52</w:t>
            </w:r>
          </w:p>
        </w:tc>
        <w:tc>
          <w:tcPr>
            <w:tcW w:w="1392" w:type="dxa"/>
          </w:tcPr>
          <w:p w14:paraId="0482F22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120</w:t>
            </w:r>
          </w:p>
        </w:tc>
      </w:tr>
      <w:tr w:rsidR="002E47D8" w:rsidRPr="007421DA" w14:paraId="17AD2920" w14:textId="77777777" w:rsidTr="00F15566">
        <w:trPr>
          <w:trHeight w:val="315"/>
          <w:jc w:val="center"/>
        </w:trPr>
        <w:tc>
          <w:tcPr>
            <w:tcW w:w="802" w:type="dxa"/>
            <w:vMerge/>
            <w:vAlign w:val="center"/>
            <w:hideMark/>
          </w:tcPr>
          <w:p w14:paraId="5AAC92C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center"/>
            <w:hideMark/>
          </w:tcPr>
          <w:p w14:paraId="29878C2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27/11/2017</w:t>
            </w:r>
          </w:p>
        </w:tc>
        <w:tc>
          <w:tcPr>
            <w:tcW w:w="769" w:type="dxa"/>
            <w:tcBorders>
              <w:bottom w:val="single" w:sz="4" w:space="0" w:color="auto"/>
            </w:tcBorders>
            <w:noWrap/>
            <w:vAlign w:val="center"/>
            <w:hideMark/>
          </w:tcPr>
          <w:p w14:paraId="5019507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763004C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tcBorders>
              <w:bottom w:val="single" w:sz="4" w:space="0" w:color="auto"/>
            </w:tcBorders>
            <w:noWrap/>
            <w:vAlign w:val="center"/>
            <w:hideMark/>
          </w:tcPr>
          <w:p w14:paraId="2B34E8B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27D08FD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tcBorders>
              <w:bottom w:val="single" w:sz="4" w:space="0" w:color="auto"/>
            </w:tcBorders>
            <w:noWrap/>
            <w:vAlign w:val="center"/>
            <w:hideMark/>
          </w:tcPr>
          <w:p w14:paraId="072A2EE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tcPr>
          <w:p w14:paraId="78551B1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0.22</w:t>
            </w:r>
          </w:p>
        </w:tc>
        <w:tc>
          <w:tcPr>
            <w:tcW w:w="783" w:type="dxa"/>
            <w:tcBorders>
              <w:bottom w:val="single" w:sz="4" w:space="0" w:color="auto"/>
            </w:tcBorders>
          </w:tcPr>
          <w:p w14:paraId="73FC574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0.54</w:t>
            </w:r>
          </w:p>
        </w:tc>
        <w:tc>
          <w:tcPr>
            <w:tcW w:w="1392" w:type="dxa"/>
            <w:tcBorders>
              <w:bottom w:val="single" w:sz="4" w:space="0" w:color="auto"/>
            </w:tcBorders>
          </w:tcPr>
          <w:p w14:paraId="32AC510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200</w:t>
            </w:r>
          </w:p>
        </w:tc>
      </w:tr>
      <w:tr w:rsidR="002E47D8" w:rsidRPr="007421DA" w14:paraId="6181DF93" w14:textId="77777777" w:rsidTr="00F15566">
        <w:trPr>
          <w:trHeight w:val="315"/>
          <w:jc w:val="center"/>
        </w:trPr>
        <w:tc>
          <w:tcPr>
            <w:tcW w:w="802" w:type="dxa"/>
            <w:vMerge/>
            <w:vAlign w:val="center"/>
          </w:tcPr>
          <w:p w14:paraId="690F713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077147D" w14:textId="77777777" w:rsidR="002E47D8" w:rsidRPr="007421DA" w:rsidRDefault="002E47D8" w:rsidP="00F15566">
            <w:pPr>
              <w:bidi w:val="0"/>
              <w:jc w:val="center"/>
              <w:rPr>
                <w:rFonts w:asciiTheme="minorBidi" w:hAnsiTheme="minorBidi"/>
                <w:sz w:val="20"/>
                <w:szCs w:val="20"/>
              </w:rPr>
            </w:pPr>
            <w:r>
              <w:rPr>
                <w:rFonts w:ascii="Arial" w:hAnsi="Arial" w:cs="Arial"/>
                <w:color w:val="000000"/>
                <w:sz w:val="20"/>
                <w:szCs w:val="20"/>
                <w:rtl/>
              </w:rPr>
              <w:t> </w:t>
            </w:r>
            <w:r w:rsidRPr="002D0093">
              <w:rPr>
                <w:rFonts w:ascii="Arial" w:hAnsi="Arial" w:cs="Arial"/>
                <w:color w:val="000000"/>
                <w:sz w:val="20"/>
                <w:szCs w:val="20"/>
                <w:rtl/>
              </w:rPr>
              <w:t>26/12/2017</w:t>
            </w:r>
          </w:p>
        </w:tc>
        <w:tc>
          <w:tcPr>
            <w:tcW w:w="769" w:type="dxa"/>
            <w:tcBorders>
              <w:bottom w:val="single" w:sz="4" w:space="0" w:color="auto"/>
            </w:tcBorders>
            <w:noWrap/>
            <w:vAlign w:val="center"/>
          </w:tcPr>
          <w:p w14:paraId="4359BA2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447539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1F5EB78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FB275B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C5A49D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3ECE9F1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0.35</w:t>
            </w:r>
          </w:p>
        </w:tc>
        <w:tc>
          <w:tcPr>
            <w:tcW w:w="783" w:type="dxa"/>
            <w:tcBorders>
              <w:bottom w:val="single" w:sz="4" w:space="0" w:color="auto"/>
            </w:tcBorders>
            <w:vAlign w:val="bottom"/>
          </w:tcPr>
          <w:p w14:paraId="17B9BF66"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0.48</w:t>
            </w:r>
          </w:p>
        </w:tc>
        <w:tc>
          <w:tcPr>
            <w:tcW w:w="1392" w:type="dxa"/>
            <w:tcBorders>
              <w:bottom w:val="single" w:sz="4" w:space="0" w:color="auto"/>
            </w:tcBorders>
            <w:vAlign w:val="bottom"/>
          </w:tcPr>
          <w:p w14:paraId="4BF06C91" w14:textId="77777777" w:rsidR="002E47D8" w:rsidRPr="002D0093" w:rsidRDefault="002E47D8" w:rsidP="00F15566">
            <w:pPr>
              <w:jc w:val="center"/>
              <w:rPr>
                <w:rFonts w:asciiTheme="minorBidi" w:hAnsiTheme="minorBidi"/>
                <w:sz w:val="20"/>
                <w:szCs w:val="20"/>
              </w:rPr>
            </w:pPr>
            <w:r w:rsidRPr="002D0093">
              <w:rPr>
                <w:rFonts w:ascii="Arial" w:hAnsi="Arial" w:cs="Arial"/>
                <w:color w:val="000000"/>
                <w:sz w:val="20"/>
                <w:szCs w:val="20"/>
                <w:rtl/>
              </w:rPr>
              <w:t>99</w:t>
            </w:r>
          </w:p>
        </w:tc>
      </w:tr>
      <w:tr w:rsidR="002E47D8" w:rsidRPr="007421DA" w14:paraId="657E481F" w14:textId="77777777" w:rsidTr="00F15566">
        <w:trPr>
          <w:trHeight w:val="315"/>
          <w:jc w:val="center"/>
        </w:trPr>
        <w:tc>
          <w:tcPr>
            <w:tcW w:w="802" w:type="dxa"/>
            <w:vMerge/>
            <w:vAlign w:val="center"/>
          </w:tcPr>
          <w:p w14:paraId="4E6AEFA1"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7777DC89"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22/01/2018</w:t>
            </w:r>
          </w:p>
        </w:tc>
        <w:tc>
          <w:tcPr>
            <w:tcW w:w="769" w:type="dxa"/>
            <w:tcBorders>
              <w:bottom w:val="single" w:sz="4" w:space="0" w:color="auto"/>
            </w:tcBorders>
            <w:noWrap/>
            <w:vAlign w:val="center"/>
          </w:tcPr>
          <w:p w14:paraId="4C5466E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CFDBFB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0DB0574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110EE1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18A19F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6A138C2C"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0.21</w:t>
            </w:r>
          </w:p>
        </w:tc>
        <w:tc>
          <w:tcPr>
            <w:tcW w:w="783" w:type="dxa"/>
            <w:tcBorders>
              <w:bottom w:val="single" w:sz="4" w:space="0" w:color="auto"/>
            </w:tcBorders>
            <w:vAlign w:val="bottom"/>
          </w:tcPr>
          <w:p w14:paraId="0AF55399"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0.21</w:t>
            </w:r>
          </w:p>
        </w:tc>
        <w:tc>
          <w:tcPr>
            <w:tcW w:w="1392" w:type="dxa"/>
            <w:tcBorders>
              <w:bottom w:val="single" w:sz="4" w:space="0" w:color="auto"/>
            </w:tcBorders>
            <w:vAlign w:val="bottom"/>
          </w:tcPr>
          <w:p w14:paraId="0094BF5F" w14:textId="77777777" w:rsidR="002E47D8" w:rsidRPr="002D0093" w:rsidRDefault="002E47D8" w:rsidP="00F15566">
            <w:pPr>
              <w:jc w:val="center"/>
              <w:rPr>
                <w:rFonts w:asciiTheme="minorBidi" w:hAnsiTheme="minorBidi"/>
                <w:sz w:val="20"/>
                <w:szCs w:val="20"/>
              </w:rPr>
            </w:pPr>
            <w:r w:rsidRPr="002D0093">
              <w:rPr>
                <w:rFonts w:ascii="Arial" w:hAnsi="Arial" w:cs="Arial"/>
                <w:color w:val="000000"/>
                <w:sz w:val="20"/>
                <w:szCs w:val="20"/>
                <w:rtl/>
              </w:rPr>
              <w:t>160</w:t>
            </w:r>
          </w:p>
        </w:tc>
      </w:tr>
      <w:tr w:rsidR="002E47D8" w:rsidRPr="007421DA" w14:paraId="6AC418B0" w14:textId="77777777" w:rsidTr="00F15566">
        <w:trPr>
          <w:trHeight w:val="315"/>
          <w:jc w:val="center"/>
        </w:trPr>
        <w:tc>
          <w:tcPr>
            <w:tcW w:w="802" w:type="dxa"/>
            <w:vMerge/>
            <w:vAlign w:val="center"/>
          </w:tcPr>
          <w:p w14:paraId="38A1B85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2F298FD6"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20/02/2018</w:t>
            </w:r>
          </w:p>
        </w:tc>
        <w:tc>
          <w:tcPr>
            <w:tcW w:w="769" w:type="dxa"/>
            <w:tcBorders>
              <w:bottom w:val="single" w:sz="4" w:space="0" w:color="auto"/>
            </w:tcBorders>
            <w:noWrap/>
            <w:vAlign w:val="center"/>
          </w:tcPr>
          <w:p w14:paraId="687FE15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CF5270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3E69ED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167940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6DA619F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18401C7D"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0.18</w:t>
            </w:r>
          </w:p>
        </w:tc>
        <w:tc>
          <w:tcPr>
            <w:tcW w:w="783" w:type="dxa"/>
            <w:tcBorders>
              <w:bottom w:val="single" w:sz="4" w:space="0" w:color="auto"/>
            </w:tcBorders>
            <w:vAlign w:val="bottom"/>
          </w:tcPr>
          <w:p w14:paraId="6E919A9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0.18</w:t>
            </w:r>
          </w:p>
        </w:tc>
        <w:tc>
          <w:tcPr>
            <w:tcW w:w="1392" w:type="dxa"/>
            <w:tcBorders>
              <w:bottom w:val="single" w:sz="4" w:space="0" w:color="auto"/>
            </w:tcBorders>
            <w:vAlign w:val="bottom"/>
          </w:tcPr>
          <w:p w14:paraId="62E448A7" w14:textId="77777777" w:rsidR="002E47D8" w:rsidRPr="002D0093" w:rsidRDefault="002E47D8" w:rsidP="00F15566">
            <w:pPr>
              <w:jc w:val="center"/>
              <w:rPr>
                <w:rFonts w:asciiTheme="minorBidi" w:hAnsiTheme="minorBidi"/>
                <w:sz w:val="20"/>
                <w:szCs w:val="20"/>
              </w:rPr>
            </w:pPr>
            <w:r w:rsidRPr="002D0093">
              <w:rPr>
                <w:rFonts w:ascii="Arial" w:hAnsi="Arial" w:cs="Arial"/>
                <w:color w:val="000000"/>
                <w:sz w:val="20"/>
                <w:szCs w:val="20"/>
                <w:rtl/>
              </w:rPr>
              <w:t>67</w:t>
            </w:r>
          </w:p>
        </w:tc>
      </w:tr>
      <w:tr w:rsidR="002E47D8" w:rsidRPr="007421DA" w14:paraId="70DEC534" w14:textId="77777777" w:rsidTr="00F15566">
        <w:trPr>
          <w:trHeight w:val="315"/>
          <w:jc w:val="center"/>
        </w:trPr>
        <w:tc>
          <w:tcPr>
            <w:tcW w:w="802" w:type="dxa"/>
            <w:vMerge/>
            <w:vAlign w:val="center"/>
          </w:tcPr>
          <w:p w14:paraId="7FF418F6"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526E8D54"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20/03/2018</w:t>
            </w:r>
          </w:p>
        </w:tc>
        <w:tc>
          <w:tcPr>
            <w:tcW w:w="769" w:type="dxa"/>
            <w:tcBorders>
              <w:bottom w:val="single" w:sz="4" w:space="0" w:color="auto"/>
            </w:tcBorders>
            <w:noWrap/>
            <w:vAlign w:val="center"/>
          </w:tcPr>
          <w:p w14:paraId="7630A20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2C4266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7A022B0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039EE8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97FBCF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0481B52A"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0.33</w:t>
            </w:r>
          </w:p>
        </w:tc>
        <w:tc>
          <w:tcPr>
            <w:tcW w:w="783" w:type="dxa"/>
            <w:tcBorders>
              <w:bottom w:val="single" w:sz="4" w:space="0" w:color="auto"/>
            </w:tcBorders>
            <w:vAlign w:val="bottom"/>
          </w:tcPr>
          <w:p w14:paraId="7F0FC6C6"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0.33</w:t>
            </w:r>
          </w:p>
        </w:tc>
        <w:tc>
          <w:tcPr>
            <w:tcW w:w="1392" w:type="dxa"/>
            <w:tcBorders>
              <w:bottom w:val="single" w:sz="4" w:space="0" w:color="auto"/>
            </w:tcBorders>
            <w:vAlign w:val="bottom"/>
          </w:tcPr>
          <w:p w14:paraId="1B4994D1" w14:textId="2925A475" w:rsidR="002E47D8" w:rsidRPr="002D0093" w:rsidRDefault="00D405B1" w:rsidP="00F15566">
            <w:pPr>
              <w:jc w:val="center"/>
              <w:rPr>
                <w:rFonts w:asciiTheme="minorBidi" w:hAnsiTheme="minorBidi"/>
                <w:sz w:val="20"/>
                <w:szCs w:val="20"/>
              </w:rPr>
            </w:pPr>
            <w:r>
              <w:rPr>
                <w:rFonts w:ascii="Arial" w:hAnsi="Arial" w:cs="Arial" w:hint="cs"/>
                <w:color w:val="000000"/>
                <w:sz w:val="20"/>
                <w:szCs w:val="20"/>
                <w:rtl/>
              </w:rPr>
              <w:t>56</w:t>
            </w:r>
          </w:p>
        </w:tc>
      </w:tr>
      <w:tr w:rsidR="002E47D8" w:rsidRPr="007421DA" w14:paraId="76E7F37E" w14:textId="77777777" w:rsidTr="00F15566">
        <w:trPr>
          <w:trHeight w:val="315"/>
          <w:jc w:val="center"/>
        </w:trPr>
        <w:tc>
          <w:tcPr>
            <w:tcW w:w="802" w:type="dxa"/>
            <w:vMerge/>
            <w:vAlign w:val="center"/>
          </w:tcPr>
          <w:p w14:paraId="2D404D55"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16E3900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25/04/2018</w:t>
            </w:r>
          </w:p>
        </w:tc>
        <w:tc>
          <w:tcPr>
            <w:tcW w:w="769" w:type="dxa"/>
            <w:tcBorders>
              <w:bottom w:val="single" w:sz="4" w:space="0" w:color="auto"/>
            </w:tcBorders>
            <w:noWrap/>
            <w:vAlign w:val="center"/>
          </w:tcPr>
          <w:p w14:paraId="3318D70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AFCE3E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32C00B0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C73096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43C2DF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03BC91D6"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0.25</w:t>
            </w:r>
          </w:p>
        </w:tc>
        <w:tc>
          <w:tcPr>
            <w:tcW w:w="783" w:type="dxa"/>
            <w:tcBorders>
              <w:bottom w:val="single" w:sz="4" w:space="0" w:color="auto"/>
            </w:tcBorders>
            <w:vAlign w:val="bottom"/>
          </w:tcPr>
          <w:p w14:paraId="74337330"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0.25</w:t>
            </w:r>
          </w:p>
        </w:tc>
        <w:tc>
          <w:tcPr>
            <w:tcW w:w="1392" w:type="dxa"/>
            <w:tcBorders>
              <w:bottom w:val="single" w:sz="4" w:space="0" w:color="auto"/>
            </w:tcBorders>
            <w:vAlign w:val="bottom"/>
          </w:tcPr>
          <w:p w14:paraId="74D6FE55" w14:textId="77777777" w:rsidR="002E47D8" w:rsidRPr="002D0093" w:rsidRDefault="002E47D8" w:rsidP="00F15566">
            <w:pPr>
              <w:jc w:val="center"/>
              <w:rPr>
                <w:rFonts w:asciiTheme="minorBidi" w:hAnsiTheme="minorBidi"/>
                <w:sz w:val="20"/>
                <w:szCs w:val="20"/>
              </w:rPr>
            </w:pPr>
            <w:r w:rsidRPr="002D0093">
              <w:rPr>
                <w:rFonts w:ascii="Arial" w:hAnsi="Arial" w:cs="Arial"/>
                <w:color w:val="000000"/>
                <w:sz w:val="20"/>
                <w:szCs w:val="20"/>
                <w:rtl/>
              </w:rPr>
              <w:t>51</w:t>
            </w:r>
          </w:p>
        </w:tc>
      </w:tr>
      <w:tr w:rsidR="002E47D8" w:rsidRPr="007421DA" w14:paraId="475E4E46" w14:textId="77777777" w:rsidTr="00F15566">
        <w:trPr>
          <w:trHeight w:val="315"/>
          <w:jc w:val="center"/>
        </w:trPr>
        <w:tc>
          <w:tcPr>
            <w:tcW w:w="802" w:type="dxa"/>
            <w:vMerge/>
            <w:tcBorders>
              <w:bottom w:val="double" w:sz="4" w:space="0" w:color="auto"/>
            </w:tcBorders>
            <w:vAlign w:val="center"/>
          </w:tcPr>
          <w:p w14:paraId="3B752947" w14:textId="77777777" w:rsidR="002E47D8" w:rsidRPr="007421DA" w:rsidRDefault="002E47D8" w:rsidP="00F15566">
            <w:pPr>
              <w:jc w:val="center"/>
              <w:rPr>
                <w:rFonts w:asciiTheme="minorBidi" w:hAnsiTheme="minorBidi"/>
                <w:sz w:val="20"/>
                <w:szCs w:val="20"/>
              </w:rPr>
            </w:pPr>
          </w:p>
        </w:tc>
        <w:tc>
          <w:tcPr>
            <w:tcW w:w="1318" w:type="dxa"/>
            <w:tcBorders>
              <w:top w:val="single" w:sz="4" w:space="0" w:color="auto"/>
              <w:bottom w:val="double" w:sz="4" w:space="0" w:color="auto"/>
            </w:tcBorders>
            <w:noWrap/>
            <w:vAlign w:val="bottom"/>
          </w:tcPr>
          <w:p w14:paraId="18BD500D"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23/05/2018</w:t>
            </w:r>
          </w:p>
        </w:tc>
        <w:tc>
          <w:tcPr>
            <w:tcW w:w="769" w:type="dxa"/>
            <w:tcBorders>
              <w:top w:val="single" w:sz="4" w:space="0" w:color="auto"/>
              <w:bottom w:val="double" w:sz="4" w:space="0" w:color="auto"/>
            </w:tcBorders>
            <w:noWrap/>
            <w:vAlign w:val="center"/>
          </w:tcPr>
          <w:p w14:paraId="31B4D29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tcPr>
          <w:p w14:paraId="0100033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top w:val="single" w:sz="4" w:space="0" w:color="auto"/>
              <w:bottom w:val="double" w:sz="4" w:space="0" w:color="auto"/>
            </w:tcBorders>
            <w:noWrap/>
            <w:vAlign w:val="center"/>
          </w:tcPr>
          <w:p w14:paraId="7887067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tcPr>
          <w:p w14:paraId="6F105F7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top w:val="single" w:sz="4" w:space="0" w:color="auto"/>
              <w:bottom w:val="double" w:sz="4" w:space="0" w:color="auto"/>
            </w:tcBorders>
            <w:noWrap/>
            <w:vAlign w:val="center"/>
          </w:tcPr>
          <w:p w14:paraId="622A77C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top w:val="single" w:sz="4" w:space="0" w:color="auto"/>
              <w:bottom w:val="double" w:sz="4" w:space="0" w:color="auto"/>
            </w:tcBorders>
            <w:vAlign w:val="bottom"/>
          </w:tcPr>
          <w:p w14:paraId="1242AFCB"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0.33</w:t>
            </w:r>
          </w:p>
        </w:tc>
        <w:tc>
          <w:tcPr>
            <w:tcW w:w="783" w:type="dxa"/>
            <w:tcBorders>
              <w:top w:val="single" w:sz="4" w:space="0" w:color="auto"/>
              <w:bottom w:val="double" w:sz="4" w:space="0" w:color="auto"/>
            </w:tcBorders>
            <w:vAlign w:val="bottom"/>
          </w:tcPr>
          <w:p w14:paraId="235EBAB1"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0.33</w:t>
            </w:r>
          </w:p>
        </w:tc>
        <w:tc>
          <w:tcPr>
            <w:tcW w:w="1392" w:type="dxa"/>
            <w:tcBorders>
              <w:top w:val="single" w:sz="4" w:space="0" w:color="auto"/>
              <w:bottom w:val="double" w:sz="4" w:space="0" w:color="auto"/>
            </w:tcBorders>
            <w:vAlign w:val="bottom"/>
          </w:tcPr>
          <w:p w14:paraId="042CD7C5" w14:textId="77777777" w:rsidR="002E47D8" w:rsidRPr="002D0093" w:rsidRDefault="002E47D8" w:rsidP="00F15566">
            <w:pPr>
              <w:jc w:val="center"/>
              <w:rPr>
                <w:rFonts w:asciiTheme="minorBidi" w:hAnsiTheme="minorBidi"/>
                <w:sz w:val="20"/>
                <w:szCs w:val="20"/>
              </w:rPr>
            </w:pPr>
            <w:r w:rsidRPr="002D0093">
              <w:rPr>
                <w:rFonts w:ascii="Arial" w:hAnsi="Arial" w:cs="Arial"/>
                <w:color w:val="000000"/>
                <w:sz w:val="20"/>
                <w:szCs w:val="20"/>
                <w:rtl/>
              </w:rPr>
              <w:t>30</w:t>
            </w:r>
          </w:p>
        </w:tc>
      </w:tr>
      <w:tr w:rsidR="002E47D8" w:rsidRPr="007421DA" w14:paraId="4E1A6483" w14:textId="77777777" w:rsidTr="00F15566">
        <w:trPr>
          <w:trHeight w:val="315"/>
          <w:jc w:val="center"/>
        </w:trPr>
        <w:tc>
          <w:tcPr>
            <w:tcW w:w="802" w:type="dxa"/>
            <w:vMerge w:val="restart"/>
            <w:tcBorders>
              <w:top w:val="double" w:sz="4" w:space="0" w:color="auto"/>
            </w:tcBorders>
            <w:noWrap/>
            <w:vAlign w:val="center"/>
            <w:hideMark/>
          </w:tcPr>
          <w:p w14:paraId="07EDA5A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אלוני הבשן 8</w:t>
            </w:r>
          </w:p>
        </w:tc>
        <w:tc>
          <w:tcPr>
            <w:tcW w:w="1318" w:type="dxa"/>
            <w:tcBorders>
              <w:top w:val="double" w:sz="4" w:space="0" w:color="auto"/>
            </w:tcBorders>
            <w:noWrap/>
            <w:vAlign w:val="center"/>
            <w:hideMark/>
          </w:tcPr>
          <w:p w14:paraId="42F7CEE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21/8/2017</w:t>
            </w:r>
          </w:p>
        </w:tc>
        <w:tc>
          <w:tcPr>
            <w:tcW w:w="769" w:type="dxa"/>
            <w:tcBorders>
              <w:top w:val="double" w:sz="4" w:space="0" w:color="auto"/>
            </w:tcBorders>
            <w:noWrap/>
            <w:vAlign w:val="center"/>
            <w:hideMark/>
          </w:tcPr>
          <w:p w14:paraId="37CA583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68A6914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tcBorders>
              <w:top w:val="double" w:sz="4" w:space="0" w:color="auto"/>
            </w:tcBorders>
            <w:noWrap/>
            <w:vAlign w:val="center"/>
            <w:hideMark/>
          </w:tcPr>
          <w:p w14:paraId="591FB76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30CB616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tcBorders>
              <w:top w:val="double" w:sz="4" w:space="0" w:color="auto"/>
            </w:tcBorders>
            <w:noWrap/>
            <w:vAlign w:val="center"/>
            <w:hideMark/>
          </w:tcPr>
          <w:p w14:paraId="0565743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Borders>
              <w:top w:val="double" w:sz="4" w:space="0" w:color="auto"/>
            </w:tcBorders>
          </w:tcPr>
          <w:p w14:paraId="2028C8E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0.21</w:t>
            </w:r>
          </w:p>
        </w:tc>
        <w:tc>
          <w:tcPr>
            <w:tcW w:w="783" w:type="dxa"/>
            <w:tcBorders>
              <w:top w:val="double" w:sz="4" w:space="0" w:color="auto"/>
            </w:tcBorders>
          </w:tcPr>
          <w:p w14:paraId="57B0657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0.21</w:t>
            </w:r>
          </w:p>
        </w:tc>
        <w:tc>
          <w:tcPr>
            <w:tcW w:w="1392" w:type="dxa"/>
            <w:tcBorders>
              <w:top w:val="double" w:sz="4" w:space="0" w:color="auto"/>
            </w:tcBorders>
          </w:tcPr>
          <w:p w14:paraId="25306EE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200</w:t>
            </w:r>
          </w:p>
        </w:tc>
      </w:tr>
      <w:tr w:rsidR="002E47D8" w:rsidRPr="007421DA" w14:paraId="10C73F14" w14:textId="77777777" w:rsidTr="00F15566">
        <w:trPr>
          <w:trHeight w:val="300"/>
          <w:jc w:val="center"/>
        </w:trPr>
        <w:tc>
          <w:tcPr>
            <w:tcW w:w="802" w:type="dxa"/>
            <w:vMerge/>
            <w:vAlign w:val="center"/>
            <w:hideMark/>
          </w:tcPr>
          <w:p w14:paraId="658EC6F6"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3173AF3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24/9/2017</w:t>
            </w:r>
          </w:p>
        </w:tc>
        <w:tc>
          <w:tcPr>
            <w:tcW w:w="769" w:type="dxa"/>
            <w:noWrap/>
            <w:vAlign w:val="center"/>
            <w:hideMark/>
          </w:tcPr>
          <w:p w14:paraId="3E16E29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0EFFD1D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0721D8C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38873D6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374BD88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8</w:t>
            </w:r>
          </w:p>
        </w:tc>
        <w:tc>
          <w:tcPr>
            <w:tcW w:w="783" w:type="dxa"/>
          </w:tcPr>
          <w:p w14:paraId="73BECF1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0.22</w:t>
            </w:r>
          </w:p>
        </w:tc>
        <w:tc>
          <w:tcPr>
            <w:tcW w:w="783" w:type="dxa"/>
          </w:tcPr>
          <w:p w14:paraId="7A1C997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0.22</w:t>
            </w:r>
          </w:p>
        </w:tc>
        <w:tc>
          <w:tcPr>
            <w:tcW w:w="1392" w:type="dxa"/>
          </w:tcPr>
          <w:p w14:paraId="3637ABD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16</w:t>
            </w:r>
          </w:p>
        </w:tc>
      </w:tr>
      <w:tr w:rsidR="002E47D8" w:rsidRPr="007421DA" w14:paraId="3F6C602F" w14:textId="77777777" w:rsidTr="00F15566">
        <w:trPr>
          <w:trHeight w:val="300"/>
          <w:jc w:val="center"/>
        </w:trPr>
        <w:tc>
          <w:tcPr>
            <w:tcW w:w="802" w:type="dxa"/>
            <w:vMerge/>
            <w:vAlign w:val="center"/>
            <w:hideMark/>
          </w:tcPr>
          <w:p w14:paraId="46CBA70D"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0DD46DD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23/10/2017</w:t>
            </w:r>
          </w:p>
        </w:tc>
        <w:tc>
          <w:tcPr>
            <w:tcW w:w="769" w:type="dxa"/>
            <w:noWrap/>
            <w:vAlign w:val="center"/>
            <w:hideMark/>
          </w:tcPr>
          <w:p w14:paraId="2985F1C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1299F72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37AB570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43377D4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42CE6B7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03FE213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0.38</w:t>
            </w:r>
          </w:p>
        </w:tc>
        <w:tc>
          <w:tcPr>
            <w:tcW w:w="783" w:type="dxa"/>
          </w:tcPr>
          <w:p w14:paraId="474D9C3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0.52</w:t>
            </w:r>
          </w:p>
        </w:tc>
        <w:tc>
          <w:tcPr>
            <w:tcW w:w="1392" w:type="dxa"/>
          </w:tcPr>
          <w:p w14:paraId="076EC44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99</w:t>
            </w:r>
          </w:p>
        </w:tc>
      </w:tr>
      <w:tr w:rsidR="002E47D8" w:rsidRPr="007421DA" w14:paraId="3169AE19" w14:textId="77777777" w:rsidTr="00F15566">
        <w:trPr>
          <w:trHeight w:val="315"/>
          <w:jc w:val="center"/>
        </w:trPr>
        <w:tc>
          <w:tcPr>
            <w:tcW w:w="802" w:type="dxa"/>
            <w:vMerge/>
            <w:vAlign w:val="center"/>
            <w:hideMark/>
          </w:tcPr>
          <w:p w14:paraId="3BB2D21A"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center"/>
            <w:hideMark/>
          </w:tcPr>
          <w:p w14:paraId="5632FFE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27/11/2017</w:t>
            </w:r>
          </w:p>
        </w:tc>
        <w:tc>
          <w:tcPr>
            <w:tcW w:w="769" w:type="dxa"/>
            <w:tcBorders>
              <w:bottom w:val="single" w:sz="4" w:space="0" w:color="auto"/>
            </w:tcBorders>
            <w:noWrap/>
            <w:vAlign w:val="center"/>
            <w:hideMark/>
          </w:tcPr>
          <w:p w14:paraId="7D90B75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33D707D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tcBorders>
              <w:bottom w:val="single" w:sz="4" w:space="0" w:color="auto"/>
            </w:tcBorders>
            <w:noWrap/>
            <w:vAlign w:val="center"/>
            <w:hideMark/>
          </w:tcPr>
          <w:p w14:paraId="5B5548A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Borders>
              <w:bottom w:val="single" w:sz="4" w:space="0" w:color="auto"/>
            </w:tcBorders>
          </w:tcPr>
          <w:p w14:paraId="71D2192B"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tcBorders>
              <w:bottom w:val="single" w:sz="4" w:space="0" w:color="auto"/>
            </w:tcBorders>
            <w:noWrap/>
            <w:vAlign w:val="center"/>
            <w:hideMark/>
          </w:tcPr>
          <w:p w14:paraId="241C7E4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tcPr>
          <w:p w14:paraId="74256D24"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0.21</w:t>
            </w:r>
          </w:p>
        </w:tc>
        <w:tc>
          <w:tcPr>
            <w:tcW w:w="783" w:type="dxa"/>
            <w:tcBorders>
              <w:bottom w:val="single" w:sz="4" w:space="0" w:color="auto"/>
            </w:tcBorders>
          </w:tcPr>
          <w:p w14:paraId="5AD8E7E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0.46</w:t>
            </w:r>
          </w:p>
        </w:tc>
        <w:tc>
          <w:tcPr>
            <w:tcW w:w="1392" w:type="dxa"/>
            <w:tcBorders>
              <w:bottom w:val="single" w:sz="4" w:space="0" w:color="auto"/>
            </w:tcBorders>
          </w:tcPr>
          <w:p w14:paraId="4E44687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7</w:t>
            </w:r>
          </w:p>
        </w:tc>
      </w:tr>
      <w:tr w:rsidR="002E47D8" w:rsidRPr="007421DA" w14:paraId="202C8AEF" w14:textId="77777777" w:rsidTr="00F15566">
        <w:trPr>
          <w:trHeight w:val="315"/>
          <w:jc w:val="center"/>
        </w:trPr>
        <w:tc>
          <w:tcPr>
            <w:tcW w:w="802" w:type="dxa"/>
            <w:vMerge/>
            <w:vAlign w:val="center"/>
          </w:tcPr>
          <w:p w14:paraId="3E48C661"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08EF5427"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 </w:t>
            </w:r>
            <w:r w:rsidRPr="002D0093">
              <w:rPr>
                <w:rFonts w:ascii="Arial" w:hAnsi="Arial" w:cs="Arial"/>
                <w:color w:val="000000"/>
                <w:sz w:val="20"/>
                <w:szCs w:val="20"/>
                <w:rtl/>
              </w:rPr>
              <w:t>26/12/2017</w:t>
            </w:r>
          </w:p>
        </w:tc>
        <w:tc>
          <w:tcPr>
            <w:tcW w:w="769" w:type="dxa"/>
            <w:tcBorders>
              <w:bottom w:val="single" w:sz="4" w:space="0" w:color="auto"/>
            </w:tcBorders>
            <w:noWrap/>
            <w:vAlign w:val="center"/>
          </w:tcPr>
          <w:p w14:paraId="607C18A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13C9EF1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44E6494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1970A2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2A6D6BB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42C8F988"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0.45</w:t>
            </w:r>
          </w:p>
        </w:tc>
        <w:tc>
          <w:tcPr>
            <w:tcW w:w="783" w:type="dxa"/>
            <w:tcBorders>
              <w:bottom w:val="single" w:sz="4" w:space="0" w:color="auto"/>
            </w:tcBorders>
            <w:vAlign w:val="bottom"/>
          </w:tcPr>
          <w:p w14:paraId="3319B1E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0.52</w:t>
            </w:r>
          </w:p>
        </w:tc>
        <w:tc>
          <w:tcPr>
            <w:tcW w:w="1392" w:type="dxa"/>
            <w:tcBorders>
              <w:bottom w:val="single" w:sz="4" w:space="0" w:color="auto"/>
            </w:tcBorders>
            <w:vAlign w:val="bottom"/>
          </w:tcPr>
          <w:p w14:paraId="7BCA6FB6" w14:textId="77777777" w:rsidR="002E47D8" w:rsidRPr="00BF32AD" w:rsidRDefault="002E47D8" w:rsidP="00F15566">
            <w:pPr>
              <w:jc w:val="center"/>
              <w:rPr>
                <w:rFonts w:asciiTheme="minorBidi" w:hAnsiTheme="minorBidi"/>
                <w:sz w:val="20"/>
                <w:szCs w:val="20"/>
              </w:rPr>
            </w:pPr>
            <w:r w:rsidRPr="00BF32AD">
              <w:rPr>
                <w:rFonts w:ascii="Arial" w:hAnsi="Arial" w:cs="Arial"/>
                <w:color w:val="000000"/>
                <w:sz w:val="20"/>
                <w:szCs w:val="20"/>
                <w:rtl/>
              </w:rPr>
              <w:t>76</w:t>
            </w:r>
          </w:p>
        </w:tc>
      </w:tr>
      <w:tr w:rsidR="002E47D8" w:rsidRPr="007421DA" w14:paraId="73C34E4A" w14:textId="77777777" w:rsidTr="00F15566">
        <w:trPr>
          <w:trHeight w:val="315"/>
          <w:jc w:val="center"/>
        </w:trPr>
        <w:tc>
          <w:tcPr>
            <w:tcW w:w="802" w:type="dxa"/>
            <w:vMerge/>
            <w:vAlign w:val="center"/>
          </w:tcPr>
          <w:p w14:paraId="67DAC95D"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4F6BED1F"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22/01/2018</w:t>
            </w:r>
          </w:p>
        </w:tc>
        <w:tc>
          <w:tcPr>
            <w:tcW w:w="769" w:type="dxa"/>
            <w:tcBorders>
              <w:bottom w:val="single" w:sz="4" w:space="0" w:color="auto"/>
            </w:tcBorders>
            <w:noWrap/>
            <w:vAlign w:val="center"/>
          </w:tcPr>
          <w:p w14:paraId="7A748D2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45841F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8E8C74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0530C68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3B3C1E0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0C59B4BD"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0.24</w:t>
            </w:r>
          </w:p>
        </w:tc>
        <w:tc>
          <w:tcPr>
            <w:tcW w:w="783" w:type="dxa"/>
            <w:tcBorders>
              <w:bottom w:val="single" w:sz="4" w:space="0" w:color="auto"/>
            </w:tcBorders>
            <w:vAlign w:val="bottom"/>
          </w:tcPr>
          <w:p w14:paraId="68776C3B"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0.24</w:t>
            </w:r>
          </w:p>
        </w:tc>
        <w:tc>
          <w:tcPr>
            <w:tcW w:w="1392" w:type="dxa"/>
            <w:tcBorders>
              <w:bottom w:val="single" w:sz="4" w:space="0" w:color="auto"/>
            </w:tcBorders>
            <w:vAlign w:val="bottom"/>
          </w:tcPr>
          <w:p w14:paraId="48800EC4" w14:textId="77777777" w:rsidR="002E47D8" w:rsidRPr="00BF32AD" w:rsidRDefault="002E47D8" w:rsidP="00F15566">
            <w:pPr>
              <w:jc w:val="center"/>
              <w:rPr>
                <w:rFonts w:asciiTheme="minorBidi" w:hAnsiTheme="minorBidi"/>
                <w:sz w:val="20"/>
                <w:szCs w:val="20"/>
              </w:rPr>
            </w:pPr>
            <w:r w:rsidRPr="00BF32AD">
              <w:rPr>
                <w:rFonts w:ascii="Arial" w:hAnsi="Arial" w:cs="Arial"/>
                <w:color w:val="000000"/>
                <w:sz w:val="20"/>
                <w:szCs w:val="20"/>
                <w:rtl/>
              </w:rPr>
              <w:t>9</w:t>
            </w:r>
          </w:p>
        </w:tc>
      </w:tr>
      <w:tr w:rsidR="002E47D8" w:rsidRPr="007421DA" w14:paraId="29E71DA9" w14:textId="77777777" w:rsidTr="00F15566">
        <w:trPr>
          <w:trHeight w:val="315"/>
          <w:jc w:val="center"/>
        </w:trPr>
        <w:tc>
          <w:tcPr>
            <w:tcW w:w="802" w:type="dxa"/>
            <w:vMerge/>
            <w:vAlign w:val="center"/>
          </w:tcPr>
          <w:p w14:paraId="269F6BF7"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4CFD989A"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20/02/2018</w:t>
            </w:r>
          </w:p>
        </w:tc>
        <w:tc>
          <w:tcPr>
            <w:tcW w:w="769" w:type="dxa"/>
            <w:tcBorders>
              <w:bottom w:val="single" w:sz="4" w:space="0" w:color="auto"/>
            </w:tcBorders>
            <w:noWrap/>
            <w:vAlign w:val="center"/>
          </w:tcPr>
          <w:p w14:paraId="37D43CC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642CD9F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7B3992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30062EC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783D4D1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62C2C85D" w14:textId="77777777" w:rsidR="002E47D8" w:rsidRPr="007421DA" w:rsidRDefault="002E47D8" w:rsidP="00F15566">
            <w:pPr>
              <w:jc w:val="center"/>
              <w:rPr>
                <w:rFonts w:asciiTheme="minorBidi" w:hAnsiTheme="minorBidi"/>
                <w:sz w:val="20"/>
                <w:szCs w:val="20"/>
              </w:rPr>
            </w:pPr>
            <w:r>
              <w:rPr>
                <w:rFonts w:ascii="Arial" w:hAnsi="Arial" w:cs="Arial" w:hint="cs"/>
                <w:color w:val="000000"/>
                <w:sz w:val="20"/>
                <w:szCs w:val="20"/>
              </w:rPr>
              <w:t>ND</w:t>
            </w:r>
            <w:r>
              <w:rPr>
                <w:rFonts w:ascii="Arial" w:hAnsi="Arial" w:cs="Arial"/>
                <w:color w:val="000000"/>
                <w:sz w:val="20"/>
                <w:szCs w:val="20"/>
                <w:rtl/>
              </w:rPr>
              <w:t> </w:t>
            </w:r>
          </w:p>
        </w:tc>
        <w:tc>
          <w:tcPr>
            <w:tcW w:w="783" w:type="dxa"/>
            <w:tcBorders>
              <w:bottom w:val="single" w:sz="4" w:space="0" w:color="auto"/>
            </w:tcBorders>
            <w:vAlign w:val="bottom"/>
          </w:tcPr>
          <w:p w14:paraId="658D785E"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0.13</w:t>
            </w:r>
          </w:p>
        </w:tc>
        <w:tc>
          <w:tcPr>
            <w:tcW w:w="1392" w:type="dxa"/>
            <w:tcBorders>
              <w:bottom w:val="single" w:sz="4" w:space="0" w:color="auto"/>
            </w:tcBorders>
            <w:vAlign w:val="bottom"/>
          </w:tcPr>
          <w:p w14:paraId="7F4F8D27" w14:textId="77777777" w:rsidR="002E47D8" w:rsidRPr="00BF32AD" w:rsidRDefault="002E47D8" w:rsidP="00F15566">
            <w:pPr>
              <w:jc w:val="center"/>
              <w:rPr>
                <w:rFonts w:asciiTheme="minorBidi" w:hAnsiTheme="minorBidi"/>
                <w:sz w:val="20"/>
                <w:szCs w:val="20"/>
              </w:rPr>
            </w:pPr>
            <w:r w:rsidRPr="00BF32AD">
              <w:rPr>
                <w:rFonts w:ascii="Arial" w:hAnsi="Arial" w:cs="Arial"/>
                <w:color w:val="000000"/>
                <w:sz w:val="20"/>
                <w:szCs w:val="20"/>
                <w:rtl/>
              </w:rPr>
              <w:t>9</w:t>
            </w:r>
          </w:p>
        </w:tc>
      </w:tr>
      <w:tr w:rsidR="002E47D8" w:rsidRPr="007421DA" w14:paraId="5646E41E" w14:textId="77777777" w:rsidTr="00F15566">
        <w:trPr>
          <w:trHeight w:val="315"/>
          <w:jc w:val="center"/>
        </w:trPr>
        <w:tc>
          <w:tcPr>
            <w:tcW w:w="802" w:type="dxa"/>
            <w:vMerge/>
            <w:vAlign w:val="center"/>
          </w:tcPr>
          <w:p w14:paraId="2269A60D"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4A140967"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20/03/2018</w:t>
            </w:r>
          </w:p>
        </w:tc>
        <w:tc>
          <w:tcPr>
            <w:tcW w:w="769" w:type="dxa"/>
            <w:tcBorders>
              <w:bottom w:val="single" w:sz="4" w:space="0" w:color="auto"/>
            </w:tcBorders>
            <w:noWrap/>
            <w:vAlign w:val="center"/>
          </w:tcPr>
          <w:p w14:paraId="7DB9959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3ACFEF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2EBE81F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5D8D46C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0FE072BF"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309EBCF0"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0.27</w:t>
            </w:r>
          </w:p>
        </w:tc>
        <w:tc>
          <w:tcPr>
            <w:tcW w:w="783" w:type="dxa"/>
            <w:tcBorders>
              <w:bottom w:val="single" w:sz="4" w:space="0" w:color="auto"/>
            </w:tcBorders>
            <w:vAlign w:val="bottom"/>
          </w:tcPr>
          <w:p w14:paraId="54C31BD4"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0.27</w:t>
            </w:r>
          </w:p>
        </w:tc>
        <w:tc>
          <w:tcPr>
            <w:tcW w:w="1392" w:type="dxa"/>
            <w:tcBorders>
              <w:bottom w:val="single" w:sz="4" w:space="0" w:color="auto"/>
            </w:tcBorders>
            <w:vAlign w:val="bottom"/>
          </w:tcPr>
          <w:p w14:paraId="5C0F6948" w14:textId="77777777" w:rsidR="002E47D8" w:rsidRPr="00BF32AD" w:rsidRDefault="002E47D8" w:rsidP="00F15566">
            <w:pPr>
              <w:jc w:val="center"/>
              <w:rPr>
                <w:rFonts w:asciiTheme="minorBidi" w:hAnsiTheme="minorBidi"/>
                <w:sz w:val="20"/>
                <w:szCs w:val="20"/>
              </w:rPr>
            </w:pPr>
            <w:r w:rsidRPr="00BF32AD">
              <w:rPr>
                <w:rFonts w:ascii="Arial" w:hAnsi="Arial" w:cs="Arial"/>
                <w:color w:val="000000"/>
                <w:sz w:val="20"/>
                <w:szCs w:val="20"/>
                <w:rtl/>
              </w:rPr>
              <w:t>10</w:t>
            </w:r>
          </w:p>
        </w:tc>
      </w:tr>
      <w:tr w:rsidR="002E47D8" w:rsidRPr="007421DA" w14:paraId="597182C3" w14:textId="77777777" w:rsidTr="00F15566">
        <w:trPr>
          <w:trHeight w:val="315"/>
          <w:jc w:val="center"/>
        </w:trPr>
        <w:tc>
          <w:tcPr>
            <w:tcW w:w="802" w:type="dxa"/>
            <w:vMerge/>
            <w:vAlign w:val="center"/>
          </w:tcPr>
          <w:p w14:paraId="78AA417D" w14:textId="77777777" w:rsidR="002E47D8" w:rsidRPr="007421DA" w:rsidRDefault="002E47D8" w:rsidP="00F15566">
            <w:pPr>
              <w:jc w:val="center"/>
              <w:rPr>
                <w:rFonts w:asciiTheme="minorBidi" w:hAnsiTheme="minorBidi"/>
                <w:sz w:val="20"/>
                <w:szCs w:val="20"/>
              </w:rPr>
            </w:pPr>
          </w:p>
        </w:tc>
        <w:tc>
          <w:tcPr>
            <w:tcW w:w="1318" w:type="dxa"/>
            <w:tcBorders>
              <w:bottom w:val="single" w:sz="4" w:space="0" w:color="auto"/>
            </w:tcBorders>
            <w:noWrap/>
            <w:vAlign w:val="bottom"/>
          </w:tcPr>
          <w:p w14:paraId="369F5C82"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23/04/2018</w:t>
            </w:r>
          </w:p>
        </w:tc>
        <w:tc>
          <w:tcPr>
            <w:tcW w:w="769" w:type="dxa"/>
            <w:tcBorders>
              <w:bottom w:val="single" w:sz="4" w:space="0" w:color="auto"/>
            </w:tcBorders>
            <w:noWrap/>
            <w:vAlign w:val="center"/>
          </w:tcPr>
          <w:p w14:paraId="1AACCA0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71D06B5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bottom w:val="single" w:sz="4" w:space="0" w:color="auto"/>
            </w:tcBorders>
            <w:noWrap/>
            <w:vAlign w:val="center"/>
          </w:tcPr>
          <w:p w14:paraId="63B2531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bottom w:val="single" w:sz="4" w:space="0" w:color="auto"/>
            </w:tcBorders>
          </w:tcPr>
          <w:p w14:paraId="4B2AE15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bottom w:val="single" w:sz="4" w:space="0" w:color="auto"/>
            </w:tcBorders>
            <w:noWrap/>
            <w:vAlign w:val="center"/>
          </w:tcPr>
          <w:p w14:paraId="471398B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bottom w:val="single" w:sz="4" w:space="0" w:color="auto"/>
            </w:tcBorders>
            <w:vAlign w:val="bottom"/>
          </w:tcPr>
          <w:p w14:paraId="55D6F468"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0.18</w:t>
            </w:r>
          </w:p>
        </w:tc>
        <w:tc>
          <w:tcPr>
            <w:tcW w:w="783" w:type="dxa"/>
            <w:tcBorders>
              <w:bottom w:val="single" w:sz="4" w:space="0" w:color="auto"/>
            </w:tcBorders>
            <w:vAlign w:val="bottom"/>
          </w:tcPr>
          <w:p w14:paraId="326B15A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0.15</w:t>
            </w:r>
          </w:p>
        </w:tc>
        <w:tc>
          <w:tcPr>
            <w:tcW w:w="1392" w:type="dxa"/>
            <w:tcBorders>
              <w:bottom w:val="single" w:sz="4" w:space="0" w:color="auto"/>
            </w:tcBorders>
            <w:vAlign w:val="bottom"/>
          </w:tcPr>
          <w:p w14:paraId="512A28F1" w14:textId="77777777" w:rsidR="002E47D8" w:rsidRPr="00BF32AD" w:rsidRDefault="002E47D8" w:rsidP="00F15566">
            <w:pPr>
              <w:jc w:val="center"/>
              <w:rPr>
                <w:rFonts w:asciiTheme="minorBidi" w:hAnsiTheme="minorBidi"/>
                <w:sz w:val="20"/>
                <w:szCs w:val="20"/>
              </w:rPr>
            </w:pPr>
            <w:r w:rsidRPr="00BF32AD">
              <w:rPr>
                <w:rFonts w:ascii="Arial" w:hAnsi="Arial" w:cs="Arial"/>
                <w:color w:val="000000"/>
                <w:sz w:val="20"/>
                <w:szCs w:val="20"/>
                <w:rtl/>
              </w:rPr>
              <w:t>13</w:t>
            </w:r>
          </w:p>
        </w:tc>
      </w:tr>
      <w:tr w:rsidR="002E47D8" w:rsidRPr="007421DA" w14:paraId="78FB0294" w14:textId="77777777" w:rsidTr="00F15566">
        <w:trPr>
          <w:trHeight w:val="315"/>
          <w:jc w:val="center"/>
        </w:trPr>
        <w:tc>
          <w:tcPr>
            <w:tcW w:w="802" w:type="dxa"/>
            <w:vMerge/>
            <w:tcBorders>
              <w:bottom w:val="double" w:sz="4" w:space="0" w:color="auto"/>
            </w:tcBorders>
            <w:vAlign w:val="center"/>
          </w:tcPr>
          <w:p w14:paraId="72B24B2D" w14:textId="77777777" w:rsidR="002E47D8" w:rsidRPr="007421DA" w:rsidRDefault="002E47D8" w:rsidP="00F15566">
            <w:pPr>
              <w:jc w:val="center"/>
              <w:rPr>
                <w:rFonts w:asciiTheme="minorBidi" w:hAnsiTheme="minorBidi"/>
                <w:sz w:val="20"/>
                <w:szCs w:val="20"/>
              </w:rPr>
            </w:pPr>
          </w:p>
        </w:tc>
        <w:tc>
          <w:tcPr>
            <w:tcW w:w="1318" w:type="dxa"/>
            <w:tcBorders>
              <w:top w:val="single" w:sz="4" w:space="0" w:color="auto"/>
              <w:bottom w:val="double" w:sz="4" w:space="0" w:color="auto"/>
            </w:tcBorders>
            <w:noWrap/>
            <w:vAlign w:val="bottom"/>
          </w:tcPr>
          <w:p w14:paraId="3CFB0378"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23/05/2018</w:t>
            </w:r>
          </w:p>
        </w:tc>
        <w:tc>
          <w:tcPr>
            <w:tcW w:w="769" w:type="dxa"/>
            <w:tcBorders>
              <w:top w:val="single" w:sz="4" w:space="0" w:color="auto"/>
              <w:bottom w:val="double" w:sz="4" w:space="0" w:color="auto"/>
            </w:tcBorders>
            <w:noWrap/>
            <w:vAlign w:val="center"/>
          </w:tcPr>
          <w:p w14:paraId="04C0F1D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tcPr>
          <w:p w14:paraId="790A26A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tcBorders>
              <w:top w:val="single" w:sz="4" w:space="0" w:color="auto"/>
              <w:bottom w:val="double" w:sz="4" w:space="0" w:color="auto"/>
            </w:tcBorders>
            <w:noWrap/>
            <w:vAlign w:val="center"/>
          </w:tcPr>
          <w:p w14:paraId="157AEB2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Borders>
              <w:top w:val="single" w:sz="4" w:space="0" w:color="auto"/>
              <w:bottom w:val="double" w:sz="4" w:space="0" w:color="auto"/>
            </w:tcBorders>
          </w:tcPr>
          <w:p w14:paraId="279C207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tcBorders>
              <w:top w:val="single" w:sz="4" w:space="0" w:color="auto"/>
              <w:bottom w:val="double" w:sz="4" w:space="0" w:color="auto"/>
            </w:tcBorders>
            <w:noWrap/>
            <w:vAlign w:val="center"/>
          </w:tcPr>
          <w:p w14:paraId="2B9570C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Borders>
              <w:top w:val="single" w:sz="4" w:space="0" w:color="auto"/>
              <w:bottom w:val="double" w:sz="4" w:space="0" w:color="auto"/>
            </w:tcBorders>
            <w:vAlign w:val="bottom"/>
          </w:tcPr>
          <w:p w14:paraId="1F1396EC"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0.27</w:t>
            </w:r>
          </w:p>
        </w:tc>
        <w:tc>
          <w:tcPr>
            <w:tcW w:w="783" w:type="dxa"/>
            <w:tcBorders>
              <w:top w:val="single" w:sz="4" w:space="0" w:color="auto"/>
              <w:bottom w:val="double" w:sz="4" w:space="0" w:color="auto"/>
            </w:tcBorders>
            <w:vAlign w:val="bottom"/>
          </w:tcPr>
          <w:p w14:paraId="4D91AA69"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0.27</w:t>
            </w:r>
          </w:p>
        </w:tc>
        <w:tc>
          <w:tcPr>
            <w:tcW w:w="1392" w:type="dxa"/>
            <w:tcBorders>
              <w:top w:val="single" w:sz="4" w:space="0" w:color="auto"/>
              <w:bottom w:val="double" w:sz="4" w:space="0" w:color="auto"/>
            </w:tcBorders>
            <w:vAlign w:val="bottom"/>
          </w:tcPr>
          <w:p w14:paraId="68434D57" w14:textId="77777777" w:rsidR="002E47D8" w:rsidRPr="00BF32AD" w:rsidRDefault="002E47D8" w:rsidP="00F15566">
            <w:pPr>
              <w:jc w:val="center"/>
              <w:rPr>
                <w:rFonts w:asciiTheme="minorBidi" w:hAnsiTheme="minorBidi"/>
                <w:sz w:val="20"/>
                <w:szCs w:val="20"/>
              </w:rPr>
            </w:pPr>
            <w:r w:rsidRPr="00BF32AD">
              <w:rPr>
                <w:rFonts w:ascii="Arial" w:hAnsi="Arial" w:cs="Arial"/>
                <w:color w:val="000000"/>
                <w:sz w:val="20"/>
                <w:szCs w:val="20"/>
                <w:rtl/>
              </w:rPr>
              <w:t>200</w:t>
            </w:r>
          </w:p>
        </w:tc>
      </w:tr>
      <w:tr w:rsidR="002E47D8" w:rsidRPr="007421DA" w14:paraId="7E1B1AA3" w14:textId="77777777" w:rsidTr="00F15566">
        <w:trPr>
          <w:trHeight w:val="315"/>
          <w:jc w:val="center"/>
        </w:trPr>
        <w:tc>
          <w:tcPr>
            <w:tcW w:w="802" w:type="dxa"/>
            <w:vMerge w:val="restart"/>
            <w:tcBorders>
              <w:top w:val="double" w:sz="4" w:space="0" w:color="auto"/>
            </w:tcBorders>
            <w:noWrap/>
            <w:vAlign w:val="center"/>
            <w:hideMark/>
          </w:tcPr>
          <w:p w14:paraId="509EF14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שימרון 7</w:t>
            </w:r>
          </w:p>
        </w:tc>
        <w:tc>
          <w:tcPr>
            <w:tcW w:w="1318" w:type="dxa"/>
            <w:tcBorders>
              <w:top w:val="double" w:sz="4" w:space="0" w:color="auto"/>
            </w:tcBorders>
            <w:noWrap/>
            <w:vAlign w:val="center"/>
            <w:hideMark/>
          </w:tcPr>
          <w:p w14:paraId="7C9A56C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Pr>
              <w:t>21/8/2017</w:t>
            </w:r>
          </w:p>
        </w:tc>
        <w:tc>
          <w:tcPr>
            <w:tcW w:w="769" w:type="dxa"/>
            <w:tcBorders>
              <w:top w:val="double" w:sz="4" w:space="0" w:color="auto"/>
            </w:tcBorders>
            <w:noWrap/>
            <w:vAlign w:val="center"/>
            <w:hideMark/>
          </w:tcPr>
          <w:p w14:paraId="4800F0E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6726C6A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769" w:type="dxa"/>
            <w:tcBorders>
              <w:top w:val="double" w:sz="4" w:space="0" w:color="auto"/>
            </w:tcBorders>
            <w:noWrap/>
            <w:vAlign w:val="center"/>
            <w:hideMark/>
          </w:tcPr>
          <w:p w14:paraId="559ED9D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1</w:t>
            </w:r>
          </w:p>
        </w:tc>
        <w:tc>
          <w:tcPr>
            <w:tcW w:w="667" w:type="dxa"/>
            <w:tcBorders>
              <w:top w:val="double" w:sz="4" w:space="0" w:color="auto"/>
            </w:tcBorders>
          </w:tcPr>
          <w:p w14:paraId="4A18E926"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w:t>
            </w:r>
          </w:p>
        </w:tc>
        <w:tc>
          <w:tcPr>
            <w:tcW w:w="1540" w:type="dxa"/>
            <w:tcBorders>
              <w:top w:val="double" w:sz="4" w:space="0" w:color="auto"/>
            </w:tcBorders>
            <w:noWrap/>
            <w:vAlign w:val="center"/>
            <w:hideMark/>
          </w:tcPr>
          <w:p w14:paraId="38B525E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w:t>
            </w:r>
          </w:p>
        </w:tc>
        <w:tc>
          <w:tcPr>
            <w:tcW w:w="783" w:type="dxa"/>
            <w:tcBorders>
              <w:top w:val="double" w:sz="4" w:space="0" w:color="auto"/>
            </w:tcBorders>
          </w:tcPr>
          <w:p w14:paraId="187CEE1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0.29</w:t>
            </w:r>
          </w:p>
        </w:tc>
        <w:tc>
          <w:tcPr>
            <w:tcW w:w="783" w:type="dxa"/>
            <w:tcBorders>
              <w:top w:val="double" w:sz="4" w:space="0" w:color="auto"/>
            </w:tcBorders>
          </w:tcPr>
          <w:p w14:paraId="0BC7691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0.25</w:t>
            </w:r>
          </w:p>
        </w:tc>
        <w:tc>
          <w:tcPr>
            <w:tcW w:w="1392" w:type="dxa"/>
            <w:tcBorders>
              <w:top w:val="double" w:sz="4" w:space="0" w:color="auto"/>
            </w:tcBorders>
          </w:tcPr>
          <w:p w14:paraId="7C1649D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200</w:t>
            </w:r>
          </w:p>
        </w:tc>
      </w:tr>
      <w:tr w:rsidR="002E47D8" w:rsidRPr="007421DA" w14:paraId="23EC202D" w14:textId="77777777" w:rsidTr="00F15566">
        <w:trPr>
          <w:trHeight w:val="300"/>
          <w:jc w:val="center"/>
        </w:trPr>
        <w:tc>
          <w:tcPr>
            <w:tcW w:w="802" w:type="dxa"/>
            <w:vMerge/>
            <w:vAlign w:val="center"/>
            <w:hideMark/>
          </w:tcPr>
          <w:p w14:paraId="70D9CA23"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6E2C825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24/9/2017</w:t>
            </w:r>
          </w:p>
        </w:tc>
        <w:tc>
          <w:tcPr>
            <w:tcW w:w="769" w:type="dxa"/>
            <w:noWrap/>
            <w:vAlign w:val="center"/>
            <w:hideMark/>
          </w:tcPr>
          <w:p w14:paraId="3C915DE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2FCB80F1"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2D1E6F3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039DB71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5486084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8</w:t>
            </w:r>
          </w:p>
        </w:tc>
        <w:tc>
          <w:tcPr>
            <w:tcW w:w="783" w:type="dxa"/>
          </w:tcPr>
          <w:p w14:paraId="34F98A7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0.63</w:t>
            </w:r>
          </w:p>
        </w:tc>
        <w:tc>
          <w:tcPr>
            <w:tcW w:w="783" w:type="dxa"/>
          </w:tcPr>
          <w:p w14:paraId="6441501E"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0.59</w:t>
            </w:r>
          </w:p>
        </w:tc>
        <w:tc>
          <w:tcPr>
            <w:tcW w:w="1392" w:type="dxa"/>
          </w:tcPr>
          <w:p w14:paraId="38AB6FC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210</w:t>
            </w:r>
          </w:p>
        </w:tc>
      </w:tr>
      <w:tr w:rsidR="002E47D8" w:rsidRPr="007421DA" w14:paraId="16941AFB" w14:textId="77777777" w:rsidTr="00F15566">
        <w:trPr>
          <w:trHeight w:val="300"/>
          <w:jc w:val="center"/>
        </w:trPr>
        <w:tc>
          <w:tcPr>
            <w:tcW w:w="802" w:type="dxa"/>
            <w:vMerge/>
            <w:vAlign w:val="center"/>
            <w:hideMark/>
          </w:tcPr>
          <w:p w14:paraId="349B33FE"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4126625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23/10/2017</w:t>
            </w:r>
          </w:p>
        </w:tc>
        <w:tc>
          <w:tcPr>
            <w:tcW w:w="769" w:type="dxa"/>
            <w:noWrap/>
            <w:vAlign w:val="center"/>
            <w:hideMark/>
          </w:tcPr>
          <w:p w14:paraId="7897F0A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77F9492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31796139"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189396C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710B5C2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5BDB2F8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0.33</w:t>
            </w:r>
          </w:p>
        </w:tc>
        <w:tc>
          <w:tcPr>
            <w:tcW w:w="783" w:type="dxa"/>
          </w:tcPr>
          <w:p w14:paraId="02BBA63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0.33</w:t>
            </w:r>
          </w:p>
        </w:tc>
        <w:tc>
          <w:tcPr>
            <w:tcW w:w="1392" w:type="dxa"/>
          </w:tcPr>
          <w:p w14:paraId="73E440BA"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230</w:t>
            </w:r>
          </w:p>
        </w:tc>
      </w:tr>
      <w:tr w:rsidR="002E47D8" w:rsidRPr="007421DA" w14:paraId="112DD28D" w14:textId="77777777" w:rsidTr="00F15566">
        <w:trPr>
          <w:trHeight w:val="300"/>
          <w:jc w:val="center"/>
        </w:trPr>
        <w:tc>
          <w:tcPr>
            <w:tcW w:w="802" w:type="dxa"/>
            <w:vMerge/>
            <w:vAlign w:val="center"/>
            <w:hideMark/>
          </w:tcPr>
          <w:p w14:paraId="4ADBDFE2" w14:textId="77777777" w:rsidR="002E47D8" w:rsidRPr="007421DA" w:rsidRDefault="002E47D8" w:rsidP="00F15566">
            <w:pPr>
              <w:jc w:val="center"/>
              <w:rPr>
                <w:rFonts w:asciiTheme="minorBidi" w:hAnsiTheme="minorBidi"/>
                <w:sz w:val="20"/>
                <w:szCs w:val="20"/>
              </w:rPr>
            </w:pPr>
          </w:p>
        </w:tc>
        <w:tc>
          <w:tcPr>
            <w:tcW w:w="1318" w:type="dxa"/>
            <w:noWrap/>
            <w:vAlign w:val="center"/>
            <w:hideMark/>
          </w:tcPr>
          <w:p w14:paraId="7028ACA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27/11/2017</w:t>
            </w:r>
          </w:p>
        </w:tc>
        <w:tc>
          <w:tcPr>
            <w:tcW w:w="769" w:type="dxa"/>
            <w:noWrap/>
            <w:vAlign w:val="center"/>
            <w:hideMark/>
          </w:tcPr>
          <w:p w14:paraId="637379E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6019400E"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769" w:type="dxa"/>
            <w:noWrap/>
            <w:vAlign w:val="center"/>
            <w:hideMark/>
          </w:tcPr>
          <w:p w14:paraId="43BB3373"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667" w:type="dxa"/>
          </w:tcPr>
          <w:p w14:paraId="7FB19EDC"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tl/>
              </w:rPr>
              <w:t>2</w:t>
            </w:r>
          </w:p>
        </w:tc>
        <w:tc>
          <w:tcPr>
            <w:tcW w:w="1540" w:type="dxa"/>
            <w:noWrap/>
            <w:vAlign w:val="center"/>
            <w:hideMark/>
          </w:tcPr>
          <w:p w14:paraId="5C28673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tcPr>
          <w:p w14:paraId="150B93A7"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0.29</w:t>
            </w:r>
          </w:p>
        </w:tc>
        <w:tc>
          <w:tcPr>
            <w:tcW w:w="783" w:type="dxa"/>
          </w:tcPr>
          <w:p w14:paraId="782C20C4" w14:textId="77777777" w:rsidR="002E47D8" w:rsidRPr="007421DA" w:rsidRDefault="002E47D8" w:rsidP="00F15566">
            <w:pPr>
              <w:jc w:val="center"/>
              <w:rPr>
                <w:rFonts w:asciiTheme="minorBidi" w:hAnsiTheme="minorBidi"/>
                <w:sz w:val="20"/>
                <w:szCs w:val="20"/>
                <w:rtl/>
              </w:rPr>
            </w:pPr>
            <w:r>
              <w:rPr>
                <w:rFonts w:asciiTheme="minorBidi" w:hAnsiTheme="minorBidi" w:hint="cs"/>
                <w:sz w:val="20"/>
                <w:szCs w:val="20"/>
                <w:rtl/>
              </w:rPr>
              <w:t>0.27</w:t>
            </w:r>
          </w:p>
        </w:tc>
        <w:tc>
          <w:tcPr>
            <w:tcW w:w="1392" w:type="dxa"/>
          </w:tcPr>
          <w:p w14:paraId="4FF1FAC2" w14:textId="77777777" w:rsidR="002E47D8" w:rsidRPr="007421DA" w:rsidRDefault="002E47D8" w:rsidP="00F15566">
            <w:pPr>
              <w:jc w:val="center"/>
              <w:rPr>
                <w:rFonts w:asciiTheme="minorBidi" w:hAnsiTheme="minorBidi"/>
                <w:sz w:val="20"/>
                <w:szCs w:val="20"/>
              </w:rPr>
            </w:pPr>
            <w:r>
              <w:rPr>
                <w:rFonts w:asciiTheme="minorBidi" w:hAnsiTheme="minorBidi" w:hint="cs"/>
                <w:sz w:val="20"/>
                <w:szCs w:val="20"/>
                <w:rtl/>
              </w:rPr>
              <w:t>260</w:t>
            </w:r>
          </w:p>
        </w:tc>
      </w:tr>
      <w:tr w:rsidR="002E47D8" w:rsidRPr="007421DA" w14:paraId="2672E591" w14:textId="77777777" w:rsidTr="00F15566">
        <w:trPr>
          <w:trHeight w:val="300"/>
          <w:jc w:val="center"/>
        </w:trPr>
        <w:tc>
          <w:tcPr>
            <w:tcW w:w="802" w:type="dxa"/>
            <w:vMerge/>
            <w:vAlign w:val="center"/>
          </w:tcPr>
          <w:p w14:paraId="25F3182E" w14:textId="77777777" w:rsidR="002E47D8" w:rsidRPr="007421DA" w:rsidRDefault="002E47D8" w:rsidP="00F15566">
            <w:pPr>
              <w:jc w:val="center"/>
              <w:rPr>
                <w:rFonts w:asciiTheme="minorBidi" w:hAnsiTheme="minorBidi"/>
                <w:sz w:val="20"/>
                <w:szCs w:val="20"/>
              </w:rPr>
            </w:pPr>
          </w:p>
        </w:tc>
        <w:tc>
          <w:tcPr>
            <w:tcW w:w="1318" w:type="dxa"/>
            <w:noWrap/>
            <w:vAlign w:val="bottom"/>
          </w:tcPr>
          <w:p w14:paraId="79F375F3"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 </w:t>
            </w:r>
            <w:r w:rsidRPr="002D0093">
              <w:rPr>
                <w:rFonts w:ascii="Arial" w:hAnsi="Arial" w:cs="Arial"/>
                <w:color w:val="000000"/>
                <w:sz w:val="20"/>
                <w:szCs w:val="20"/>
                <w:rtl/>
              </w:rPr>
              <w:t>26/12/2017</w:t>
            </w:r>
          </w:p>
        </w:tc>
        <w:tc>
          <w:tcPr>
            <w:tcW w:w="769" w:type="dxa"/>
            <w:noWrap/>
            <w:vAlign w:val="center"/>
          </w:tcPr>
          <w:p w14:paraId="0C00D1E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16826B9C"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noWrap/>
            <w:vAlign w:val="center"/>
          </w:tcPr>
          <w:p w14:paraId="2466F27A"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1C70EBA5"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noWrap/>
            <w:vAlign w:val="center"/>
          </w:tcPr>
          <w:p w14:paraId="330CCAB2"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vAlign w:val="bottom"/>
          </w:tcPr>
          <w:p w14:paraId="0CC8D985"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0.37</w:t>
            </w:r>
          </w:p>
        </w:tc>
        <w:tc>
          <w:tcPr>
            <w:tcW w:w="783" w:type="dxa"/>
            <w:vAlign w:val="bottom"/>
          </w:tcPr>
          <w:p w14:paraId="104D8867"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1392" w:type="dxa"/>
            <w:vAlign w:val="bottom"/>
          </w:tcPr>
          <w:p w14:paraId="09769D08" w14:textId="77777777" w:rsidR="002E47D8" w:rsidRPr="00051DCC" w:rsidRDefault="002E47D8" w:rsidP="00F15566">
            <w:pPr>
              <w:jc w:val="center"/>
              <w:rPr>
                <w:rFonts w:asciiTheme="minorBidi" w:hAnsiTheme="minorBidi"/>
                <w:sz w:val="20"/>
                <w:szCs w:val="20"/>
                <w:rtl/>
              </w:rPr>
            </w:pPr>
            <w:r w:rsidRPr="00051DCC">
              <w:rPr>
                <w:rFonts w:ascii="Arial" w:hAnsi="Arial" w:cs="Arial"/>
                <w:color w:val="000000"/>
                <w:sz w:val="20"/>
                <w:szCs w:val="20"/>
                <w:rtl/>
              </w:rPr>
              <w:t>260</w:t>
            </w:r>
          </w:p>
        </w:tc>
      </w:tr>
      <w:tr w:rsidR="002E47D8" w:rsidRPr="007421DA" w14:paraId="18FE4CC5" w14:textId="77777777" w:rsidTr="00F15566">
        <w:trPr>
          <w:trHeight w:val="300"/>
          <w:jc w:val="center"/>
        </w:trPr>
        <w:tc>
          <w:tcPr>
            <w:tcW w:w="802" w:type="dxa"/>
            <w:vMerge/>
            <w:vAlign w:val="center"/>
          </w:tcPr>
          <w:p w14:paraId="20DDC538" w14:textId="77777777" w:rsidR="002E47D8" w:rsidRPr="007421DA" w:rsidRDefault="002E47D8" w:rsidP="00F15566">
            <w:pPr>
              <w:jc w:val="center"/>
              <w:rPr>
                <w:rFonts w:asciiTheme="minorBidi" w:hAnsiTheme="minorBidi"/>
                <w:sz w:val="20"/>
                <w:szCs w:val="20"/>
              </w:rPr>
            </w:pPr>
          </w:p>
        </w:tc>
        <w:tc>
          <w:tcPr>
            <w:tcW w:w="1318" w:type="dxa"/>
            <w:noWrap/>
            <w:vAlign w:val="bottom"/>
          </w:tcPr>
          <w:p w14:paraId="76E3AB24"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08/01/2018</w:t>
            </w:r>
          </w:p>
        </w:tc>
        <w:tc>
          <w:tcPr>
            <w:tcW w:w="769" w:type="dxa"/>
            <w:noWrap/>
            <w:vAlign w:val="center"/>
          </w:tcPr>
          <w:p w14:paraId="17296DF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2B6BF67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noWrap/>
            <w:vAlign w:val="center"/>
          </w:tcPr>
          <w:p w14:paraId="67DA2DDB"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381E1E79"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noWrap/>
            <w:vAlign w:val="center"/>
          </w:tcPr>
          <w:p w14:paraId="7683E1B8"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vAlign w:val="bottom"/>
          </w:tcPr>
          <w:p w14:paraId="3C7740E9"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783" w:type="dxa"/>
            <w:vAlign w:val="bottom"/>
          </w:tcPr>
          <w:p w14:paraId="4602083B"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1392" w:type="dxa"/>
            <w:vAlign w:val="bottom"/>
          </w:tcPr>
          <w:p w14:paraId="57029440" w14:textId="77777777" w:rsidR="002E47D8" w:rsidRPr="00051DCC" w:rsidRDefault="002E47D8" w:rsidP="00F15566">
            <w:pPr>
              <w:jc w:val="center"/>
              <w:rPr>
                <w:rFonts w:asciiTheme="minorBidi" w:hAnsiTheme="minorBidi"/>
                <w:sz w:val="20"/>
                <w:szCs w:val="20"/>
                <w:rtl/>
              </w:rPr>
            </w:pPr>
            <w:r w:rsidRPr="00051DCC">
              <w:rPr>
                <w:rFonts w:ascii="Arial" w:hAnsi="Arial" w:cs="Arial"/>
                <w:color w:val="000000"/>
                <w:sz w:val="20"/>
                <w:szCs w:val="20"/>
                <w:rtl/>
              </w:rPr>
              <w:t> </w:t>
            </w:r>
            <w:r>
              <w:rPr>
                <w:rFonts w:ascii="Arial" w:hAnsi="Arial" w:cs="Arial" w:hint="cs"/>
                <w:color w:val="000000"/>
                <w:sz w:val="20"/>
                <w:szCs w:val="20"/>
              </w:rPr>
              <w:t>ND</w:t>
            </w:r>
          </w:p>
        </w:tc>
      </w:tr>
      <w:tr w:rsidR="002E47D8" w:rsidRPr="007421DA" w14:paraId="4CC75400" w14:textId="77777777" w:rsidTr="00F15566">
        <w:trPr>
          <w:trHeight w:val="300"/>
          <w:jc w:val="center"/>
        </w:trPr>
        <w:tc>
          <w:tcPr>
            <w:tcW w:w="802" w:type="dxa"/>
            <w:vMerge/>
            <w:vAlign w:val="center"/>
          </w:tcPr>
          <w:p w14:paraId="6ED3DC28" w14:textId="77777777" w:rsidR="002E47D8" w:rsidRPr="007421DA" w:rsidRDefault="002E47D8" w:rsidP="00F15566">
            <w:pPr>
              <w:jc w:val="center"/>
              <w:rPr>
                <w:rFonts w:asciiTheme="minorBidi" w:hAnsiTheme="minorBidi"/>
                <w:sz w:val="20"/>
                <w:szCs w:val="20"/>
              </w:rPr>
            </w:pPr>
          </w:p>
        </w:tc>
        <w:tc>
          <w:tcPr>
            <w:tcW w:w="1318" w:type="dxa"/>
            <w:noWrap/>
            <w:vAlign w:val="bottom"/>
          </w:tcPr>
          <w:p w14:paraId="50B1EC62"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13/02/2018</w:t>
            </w:r>
          </w:p>
        </w:tc>
        <w:tc>
          <w:tcPr>
            <w:tcW w:w="769" w:type="dxa"/>
            <w:noWrap/>
            <w:vAlign w:val="center"/>
          </w:tcPr>
          <w:p w14:paraId="54C63D3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54269FF3"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noWrap/>
            <w:vAlign w:val="center"/>
          </w:tcPr>
          <w:p w14:paraId="68D2FF9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tcPr>
          <w:p w14:paraId="01A5688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noWrap/>
            <w:vAlign w:val="center"/>
          </w:tcPr>
          <w:p w14:paraId="41A6EC5D"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vAlign w:val="bottom"/>
          </w:tcPr>
          <w:p w14:paraId="3BC67AE9"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783" w:type="dxa"/>
            <w:vAlign w:val="bottom"/>
          </w:tcPr>
          <w:p w14:paraId="48661AC1"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1392" w:type="dxa"/>
            <w:vAlign w:val="bottom"/>
          </w:tcPr>
          <w:p w14:paraId="101D3D5A" w14:textId="77777777" w:rsidR="002E47D8" w:rsidRPr="00051DCC" w:rsidRDefault="002E47D8" w:rsidP="00F15566">
            <w:pPr>
              <w:jc w:val="center"/>
              <w:rPr>
                <w:rFonts w:asciiTheme="minorBidi" w:hAnsiTheme="minorBidi"/>
                <w:sz w:val="20"/>
                <w:szCs w:val="20"/>
                <w:rtl/>
              </w:rPr>
            </w:pPr>
            <w:r w:rsidRPr="00051DCC">
              <w:rPr>
                <w:rFonts w:ascii="Arial" w:hAnsi="Arial" w:cs="Arial"/>
                <w:color w:val="000000"/>
                <w:sz w:val="20"/>
                <w:szCs w:val="20"/>
                <w:rtl/>
              </w:rPr>
              <w:t>270</w:t>
            </w:r>
          </w:p>
        </w:tc>
      </w:tr>
      <w:tr w:rsidR="002E47D8" w:rsidRPr="007421DA" w14:paraId="3A45BCBE" w14:textId="77777777" w:rsidTr="002E47D8">
        <w:trPr>
          <w:trHeight w:val="300"/>
          <w:jc w:val="center"/>
        </w:trPr>
        <w:tc>
          <w:tcPr>
            <w:tcW w:w="802" w:type="dxa"/>
            <w:vMerge/>
            <w:vAlign w:val="center"/>
          </w:tcPr>
          <w:p w14:paraId="15EE6795" w14:textId="77777777" w:rsidR="002E47D8" w:rsidRPr="007421DA" w:rsidRDefault="002E47D8" w:rsidP="00F15566">
            <w:pPr>
              <w:jc w:val="center"/>
              <w:rPr>
                <w:rFonts w:asciiTheme="minorBidi" w:hAnsiTheme="minorBidi"/>
                <w:sz w:val="20"/>
                <w:szCs w:val="20"/>
              </w:rPr>
            </w:pPr>
          </w:p>
        </w:tc>
        <w:tc>
          <w:tcPr>
            <w:tcW w:w="1318" w:type="dxa"/>
            <w:shd w:val="clear" w:color="auto" w:fill="auto"/>
            <w:noWrap/>
            <w:vAlign w:val="bottom"/>
          </w:tcPr>
          <w:p w14:paraId="760881F6"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26/03/2018</w:t>
            </w:r>
          </w:p>
        </w:tc>
        <w:tc>
          <w:tcPr>
            <w:tcW w:w="769" w:type="dxa"/>
            <w:shd w:val="clear" w:color="auto" w:fill="auto"/>
            <w:noWrap/>
            <w:vAlign w:val="center"/>
          </w:tcPr>
          <w:p w14:paraId="3F6EBB78"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shd w:val="clear" w:color="auto" w:fill="auto"/>
          </w:tcPr>
          <w:p w14:paraId="161AC33D"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shd w:val="clear" w:color="auto" w:fill="auto"/>
            <w:noWrap/>
            <w:vAlign w:val="center"/>
          </w:tcPr>
          <w:p w14:paraId="1BC0AA11"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shd w:val="clear" w:color="auto" w:fill="auto"/>
          </w:tcPr>
          <w:p w14:paraId="49491CC6"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shd w:val="clear" w:color="auto" w:fill="auto"/>
            <w:noWrap/>
            <w:vAlign w:val="center"/>
          </w:tcPr>
          <w:p w14:paraId="14E1C687"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shd w:val="clear" w:color="auto" w:fill="auto"/>
            <w:vAlign w:val="bottom"/>
          </w:tcPr>
          <w:p w14:paraId="3489E06A"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0.35</w:t>
            </w:r>
          </w:p>
        </w:tc>
        <w:tc>
          <w:tcPr>
            <w:tcW w:w="783" w:type="dxa"/>
            <w:shd w:val="clear" w:color="auto" w:fill="auto"/>
            <w:vAlign w:val="bottom"/>
          </w:tcPr>
          <w:p w14:paraId="28732544"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1392" w:type="dxa"/>
            <w:shd w:val="clear" w:color="auto" w:fill="auto"/>
            <w:vAlign w:val="bottom"/>
          </w:tcPr>
          <w:p w14:paraId="6469649D" w14:textId="77777777" w:rsidR="002E47D8" w:rsidRPr="00051DCC" w:rsidRDefault="002E47D8" w:rsidP="00F15566">
            <w:pPr>
              <w:jc w:val="center"/>
              <w:rPr>
                <w:rFonts w:asciiTheme="minorBidi" w:hAnsiTheme="minorBidi"/>
                <w:sz w:val="20"/>
                <w:szCs w:val="20"/>
                <w:rtl/>
              </w:rPr>
            </w:pPr>
            <w:r w:rsidRPr="00051DCC">
              <w:rPr>
                <w:rFonts w:ascii="Arial" w:hAnsi="Arial" w:cs="Arial"/>
                <w:color w:val="000000"/>
                <w:sz w:val="20"/>
                <w:szCs w:val="20"/>
                <w:rtl/>
              </w:rPr>
              <w:t>200</w:t>
            </w:r>
          </w:p>
        </w:tc>
      </w:tr>
      <w:tr w:rsidR="002E47D8" w:rsidRPr="007421DA" w14:paraId="67BFBC3A" w14:textId="77777777" w:rsidTr="002E47D8">
        <w:trPr>
          <w:trHeight w:val="300"/>
          <w:jc w:val="center"/>
        </w:trPr>
        <w:tc>
          <w:tcPr>
            <w:tcW w:w="802" w:type="dxa"/>
            <w:vMerge/>
            <w:vAlign w:val="center"/>
          </w:tcPr>
          <w:p w14:paraId="20669978" w14:textId="77777777" w:rsidR="002E47D8" w:rsidRPr="007421DA" w:rsidRDefault="002E47D8" w:rsidP="00F15566">
            <w:pPr>
              <w:jc w:val="center"/>
              <w:rPr>
                <w:rFonts w:asciiTheme="minorBidi" w:hAnsiTheme="minorBidi"/>
                <w:sz w:val="20"/>
                <w:szCs w:val="20"/>
              </w:rPr>
            </w:pPr>
          </w:p>
        </w:tc>
        <w:tc>
          <w:tcPr>
            <w:tcW w:w="1318" w:type="dxa"/>
            <w:shd w:val="clear" w:color="auto" w:fill="auto"/>
            <w:noWrap/>
            <w:vAlign w:val="bottom"/>
          </w:tcPr>
          <w:p w14:paraId="1B1A5F45"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24/04/2018</w:t>
            </w:r>
          </w:p>
        </w:tc>
        <w:tc>
          <w:tcPr>
            <w:tcW w:w="769" w:type="dxa"/>
            <w:shd w:val="clear" w:color="auto" w:fill="auto"/>
            <w:noWrap/>
            <w:vAlign w:val="center"/>
          </w:tcPr>
          <w:p w14:paraId="5DC5A944"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shd w:val="clear" w:color="auto" w:fill="auto"/>
          </w:tcPr>
          <w:p w14:paraId="02FB6F5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shd w:val="clear" w:color="auto" w:fill="auto"/>
            <w:noWrap/>
            <w:vAlign w:val="center"/>
          </w:tcPr>
          <w:p w14:paraId="02EA598F"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shd w:val="clear" w:color="auto" w:fill="auto"/>
          </w:tcPr>
          <w:p w14:paraId="737A8257"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shd w:val="clear" w:color="auto" w:fill="auto"/>
            <w:noWrap/>
            <w:vAlign w:val="center"/>
          </w:tcPr>
          <w:p w14:paraId="3DE727B5"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shd w:val="clear" w:color="auto" w:fill="auto"/>
            <w:vAlign w:val="bottom"/>
          </w:tcPr>
          <w:p w14:paraId="67EB1083"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0.31</w:t>
            </w:r>
          </w:p>
        </w:tc>
        <w:tc>
          <w:tcPr>
            <w:tcW w:w="783" w:type="dxa"/>
            <w:shd w:val="clear" w:color="auto" w:fill="auto"/>
            <w:vAlign w:val="bottom"/>
          </w:tcPr>
          <w:p w14:paraId="3FE54F8D"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0.29</w:t>
            </w:r>
          </w:p>
        </w:tc>
        <w:tc>
          <w:tcPr>
            <w:tcW w:w="1392" w:type="dxa"/>
            <w:shd w:val="clear" w:color="auto" w:fill="auto"/>
            <w:vAlign w:val="bottom"/>
          </w:tcPr>
          <w:p w14:paraId="5B29A585" w14:textId="77777777" w:rsidR="002E47D8" w:rsidRPr="00051DCC" w:rsidRDefault="002E47D8" w:rsidP="00F15566">
            <w:pPr>
              <w:jc w:val="center"/>
              <w:rPr>
                <w:rFonts w:asciiTheme="minorBidi" w:hAnsiTheme="minorBidi"/>
                <w:sz w:val="20"/>
                <w:szCs w:val="20"/>
                <w:rtl/>
              </w:rPr>
            </w:pPr>
            <w:r w:rsidRPr="00051DCC">
              <w:rPr>
                <w:rFonts w:ascii="Arial" w:hAnsi="Arial" w:cs="Arial"/>
                <w:color w:val="000000"/>
                <w:sz w:val="20"/>
                <w:szCs w:val="20"/>
                <w:rtl/>
              </w:rPr>
              <w:t>770</w:t>
            </w:r>
          </w:p>
        </w:tc>
      </w:tr>
      <w:tr w:rsidR="002E47D8" w:rsidRPr="007421DA" w14:paraId="0E5987EA" w14:textId="77777777" w:rsidTr="002E47D8">
        <w:trPr>
          <w:trHeight w:val="300"/>
          <w:jc w:val="center"/>
        </w:trPr>
        <w:tc>
          <w:tcPr>
            <w:tcW w:w="802" w:type="dxa"/>
            <w:vMerge/>
            <w:vAlign w:val="center"/>
          </w:tcPr>
          <w:p w14:paraId="41A4DFE7" w14:textId="77777777" w:rsidR="002E47D8" w:rsidRPr="007421DA" w:rsidRDefault="002E47D8" w:rsidP="00F15566">
            <w:pPr>
              <w:jc w:val="center"/>
              <w:rPr>
                <w:rFonts w:asciiTheme="minorBidi" w:hAnsiTheme="minorBidi"/>
                <w:sz w:val="20"/>
                <w:szCs w:val="20"/>
              </w:rPr>
            </w:pPr>
          </w:p>
        </w:tc>
        <w:tc>
          <w:tcPr>
            <w:tcW w:w="1318" w:type="dxa"/>
            <w:shd w:val="clear" w:color="auto" w:fill="auto"/>
            <w:noWrap/>
            <w:vAlign w:val="bottom"/>
          </w:tcPr>
          <w:p w14:paraId="6D2E6ACB" w14:textId="77777777" w:rsidR="002E47D8" w:rsidRPr="007421DA" w:rsidRDefault="002E47D8" w:rsidP="00F15566">
            <w:pPr>
              <w:jc w:val="center"/>
              <w:rPr>
                <w:rFonts w:asciiTheme="minorBidi" w:hAnsiTheme="minorBidi"/>
                <w:sz w:val="20"/>
                <w:szCs w:val="20"/>
              </w:rPr>
            </w:pPr>
            <w:r>
              <w:rPr>
                <w:rFonts w:ascii="Arial" w:hAnsi="Arial" w:cs="Arial"/>
                <w:color w:val="000000"/>
                <w:sz w:val="20"/>
                <w:szCs w:val="20"/>
                <w:rtl/>
              </w:rPr>
              <w:t>22/05/2018</w:t>
            </w:r>
          </w:p>
        </w:tc>
        <w:tc>
          <w:tcPr>
            <w:tcW w:w="769" w:type="dxa"/>
            <w:shd w:val="clear" w:color="auto" w:fill="auto"/>
            <w:noWrap/>
            <w:vAlign w:val="center"/>
          </w:tcPr>
          <w:p w14:paraId="28C3F1B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shd w:val="clear" w:color="auto" w:fill="auto"/>
          </w:tcPr>
          <w:p w14:paraId="001C0E9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769" w:type="dxa"/>
            <w:shd w:val="clear" w:color="auto" w:fill="auto"/>
            <w:noWrap/>
            <w:vAlign w:val="center"/>
          </w:tcPr>
          <w:p w14:paraId="4F675612"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667" w:type="dxa"/>
            <w:shd w:val="clear" w:color="auto" w:fill="auto"/>
          </w:tcPr>
          <w:p w14:paraId="4A5DCD60" w14:textId="77777777" w:rsidR="002E47D8" w:rsidRPr="007421DA" w:rsidRDefault="002E47D8" w:rsidP="00F15566">
            <w:pPr>
              <w:jc w:val="center"/>
              <w:rPr>
                <w:rFonts w:asciiTheme="minorBidi" w:hAnsiTheme="minorBidi"/>
                <w:sz w:val="20"/>
                <w:szCs w:val="20"/>
                <w:rtl/>
              </w:rPr>
            </w:pPr>
            <w:r w:rsidRPr="007421DA">
              <w:rPr>
                <w:rFonts w:asciiTheme="minorBidi" w:hAnsiTheme="minorBidi"/>
                <w:sz w:val="20"/>
                <w:szCs w:val="20"/>
                <w:rtl/>
              </w:rPr>
              <w:t>2</w:t>
            </w:r>
          </w:p>
        </w:tc>
        <w:tc>
          <w:tcPr>
            <w:tcW w:w="1540" w:type="dxa"/>
            <w:shd w:val="clear" w:color="auto" w:fill="auto"/>
            <w:noWrap/>
            <w:vAlign w:val="center"/>
          </w:tcPr>
          <w:p w14:paraId="0B9CC620" w14:textId="77777777" w:rsidR="002E47D8" w:rsidRPr="007421DA" w:rsidRDefault="002E47D8" w:rsidP="00F15566">
            <w:pPr>
              <w:jc w:val="center"/>
              <w:rPr>
                <w:rFonts w:asciiTheme="minorBidi" w:hAnsiTheme="minorBidi"/>
                <w:sz w:val="20"/>
                <w:szCs w:val="20"/>
              </w:rPr>
            </w:pPr>
            <w:r w:rsidRPr="007421DA">
              <w:rPr>
                <w:rFonts w:asciiTheme="minorBidi" w:hAnsiTheme="minorBidi"/>
                <w:sz w:val="20"/>
                <w:szCs w:val="20"/>
              </w:rPr>
              <w:t>8</w:t>
            </w:r>
          </w:p>
        </w:tc>
        <w:tc>
          <w:tcPr>
            <w:tcW w:w="783" w:type="dxa"/>
            <w:shd w:val="clear" w:color="auto" w:fill="auto"/>
            <w:vAlign w:val="bottom"/>
          </w:tcPr>
          <w:p w14:paraId="186982D5"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0.33</w:t>
            </w:r>
          </w:p>
        </w:tc>
        <w:tc>
          <w:tcPr>
            <w:tcW w:w="783" w:type="dxa"/>
            <w:shd w:val="clear" w:color="auto" w:fill="auto"/>
            <w:vAlign w:val="bottom"/>
          </w:tcPr>
          <w:p w14:paraId="22CCEA9D" w14:textId="77777777" w:rsidR="002E47D8" w:rsidRDefault="002E47D8" w:rsidP="00F15566">
            <w:pPr>
              <w:jc w:val="center"/>
              <w:rPr>
                <w:rFonts w:asciiTheme="minorBidi" w:hAnsiTheme="minorBidi"/>
                <w:sz w:val="20"/>
                <w:szCs w:val="20"/>
                <w:rtl/>
              </w:rPr>
            </w:pPr>
            <w:r>
              <w:rPr>
                <w:rFonts w:ascii="Arial" w:hAnsi="Arial" w:cs="Arial"/>
                <w:color w:val="000000"/>
                <w:sz w:val="20"/>
                <w:szCs w:val="20"/>
                <w:rtl/>
              </w:rPr>
              <w:t>0.31</w:t>
            </w:r>
          </w:p>
        </w:tc>
        <w:tc>
          <w:tcPr>
            <w:tcW w:w="1392" w:type="dxa"/>
            <w:shd w:val="clear" w:color="auto" w:fill="auto"/>
            <w:vAlign w:val="bottom"/>
          </w:tcPr>
          <w:p w14:paraId="2A515C95" w14:textId="77777777" w:rsidR="002E47D8" w:rsidRPr="00051DCC" w:rsidRDefault="002E47D8" w:rsidP="00F15566">
            <w:pPr>
              <w:jc w:val="center"/>
              <w:rPr>
                <w:rFonts w:asciiTheme="minorBidi" w:hAnsiTheme="minorBidi"/>
                <w:sz w:val="20"/>
                <w:szCs w:val="20"/>
                <w:rtl/>
              </w:rPr>
            </w:pPr>
            <w:r w:rsidRPr="00051DCC">
              <w:rPr>
                <w:rFonts w:ascii="Arial" w:hAnsi="Arial" w:cs="Arial"/>
                <w:color w:val="000000"/>
                <w:sz w:val="20"/>
                <w:szCs w:val="20"/>
                <w:rtl/>
              </w:rPr>
              <w:t>2900</w:t>
            </w:r>
          </w:p>
        </w:tc>
      </w:tr>
    </w:tbl>
    <w:p w14:paraId="1BBFCFF0" w14:textId="77777777" w:rsidR="002E47D8" w:rsidRPr="007421DA" w:rsidRDefault="002E47D8" w:rsidP="002E47D8">
      <w:pPr>
        <w:spacing w:line="240" w:lineRule="auto"/>
        <w:rPr>
          <w:rFonts w:asciiTheme="minorBidi" w:hAnsiTheme="minorBidi"/>
          <w:sz w:val="2"/>
          <w:szCs w:val="2"/>
          <w:rtl/>
        </w:rPr>
      </w:pPr>
      <w:r w:rsidRPr="007421DA">
        <w:rPr>
          <w:rFonts w:asciiTheme="minorBidi" w:hAnsiTheme="minorBidi"/>
          <w:sz w:val="2"/>
          <w:szCs w:val="2"/>
        </w:rPr>
        <w:t>ND</w:t>
      </w:r>
    </w:p>
    <w:p w14:paraId="2FDBD2E0" w14:textId="0AC77C95" w:rsidR="00203371" w:rsidRPr="002E47D8" w:rsidRDefault="002E47D8" w:rsidP="002E47D8">
      <w:pPr>
        <w:rPr>
          <w:rFonts w:asciiTheme="minorBidi" w:hAnsiTheme="minorBidi"/>
          <w:rtl/>
        </w:rPr>
      </w:pPr>
      <w:r>
        <w:rPr>
          <w:rFonts w:asciiTheme="minorBidi" w:hAnsiTheme="minorBidi"/>
        </w:rPr>
        <w:t>ND</w:t>
      </w:r>
      <w:r w:rsidRPr="007421DA">
        <w:rPr>
          <w:rFonts w:asciiTheme="minorBidi" w:hAnsiTheme="minorBidi"/>
          <w:rtl/>
        </w:rPr>
        <w:t>-נתונים חסרים</w:t>
      </w:r>
    </w:p>
    <w:sectPr w:rsidR="00203371" w:rsidRPr="002E47D8" w:rsidSect="00050E8F">
      <w:footerReference w:type="default" r:id="rId33"/>
      <w:pgSz w:w="11906" w:h="16838"/>
      <w:pgMar w:top="1440" w:right="1800" w:bottom="1440" w:left="156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5" w:author="עטרה בקל" w:date="2018-06-08T12:15:00Z" w:initials="עב">
    <w:p w14:paraId="41EE2F4D" w14:textId="3D8CFC6D" w:rsidR="00C06170" w:rsidRDefault="00C06170">
      <w:pPr>
        <w:pStyle w:val="ab"/>
      </w:pPr>
      <w:r>
        <w:rPr>
          <w:rStyle w:val="aa"/>
        </w:rPr>
        <w:annotationRef/>
      </w:r>
      <w:r>
        <w:rPr>
          <w:rFonts w:hint="cs"/>
          <w:rtl/>
        </w:rPr>
        <w:t xml:space="preserve">הערה, דיגום מתאריך </w:t>
      </w:r>
      <w:r>
        <w:t>22/8/17</w:t>
      </w:r>
      <w:r>
        <w:rPr>
          <w:rFonts w:hint="cs"/>
          <w:rtl/>
        </w:rPr>
        <w:t xml:space="preserve"> של באר אה"ב 8 אינה מוצגת בגרף מכיוון שנעשה עליה חיזוי גבוה במיוחד שמסית את הגרף. ערך אמיתי 200, ערך חיזוי 592. היא כן משתתפת בטבלת החיזוי).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EE2F4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EE2F4D" w16cid:durableId="1ECBBA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88C32" w14:textId="77777777" w:rsidR="00C85B5F" w:rsidRDefault="00C85B5F" w:rsidP="005C0EC8">
      <w:r>
        <w:separator/>
      </w:r>
    </w:p>
  </w:endnote>
  <w:endnote w:type="continuationSeparator" w:id="0">
    <w:p w14:paraId="3A3CC106" w14:textId="77777777" w:rsidR="00C85B5F" w:rsidRDefault="00C85B5F" w:rsidP="005C0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avid">
    <w:altName w:val="WinSoft Pro"/>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722202266"/>
      <w:docPartObj>
        <w:docPartGallery w:val="Page Numbers (Bottom of Page)"/>
        <w:docPartUnique/>
      </w:docPartObj>
    </w:sdtPr>
    <w:sdtEndPr/>
    <w:sdtContent>
      <w:p w14:paraId="1505516B" w14:textId="286ACE66" w:rsidR="005C0EC8" w:rsidRDefault="005C0EC8" w:rsidP="005C0EC8">
        <w:pPr>
          <w:pStyle w:val="a5"/>
          <w:rPr>
            <w:rtl/>
            <w:cs/>
          </w:rPr>
        </w:pPr>
        <w:r>
          <w:fldChar w:fldCharType="begin"/>
        </w:r>
        <w:r>
          <w:rPr>
            <w:rtl/>
            <w:cs/>
          </w:rPr>
          <w:instrText>PAGE   \* MERGEFORMAT</w:instrText>
        </w:r>
        <w:r>
          <w:fldChar w:fldCharType="separate"/>
        </w:r>
        <w:r w:rsidR="00D405B1" w:rsidRPr="00D405B1">
          <w:rPr>
            <w:noProof/>
            <w:rtl/>
            <w:lang w:val="he-IL"/>
          </w:rPr>
          <w:t>14</w:t>
        </w:r>
        <w:r>
          <w:fldChar w:fldCharType="end"/>
        </w:r>
      </w:p>
    </w:sdtContent>
  </w:sdt>
  <w:p w14:paraId="0811345D" w14:textId="77777777" w:rsidR="005C0EC8" w:rsidRDefault="005C0EC8" w:rsidP="005C0EC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C2801" w14:textId="77777777" w:rsidR="00C85B5F" w:rsidRDefault="00C85B5F" w:rsidP="005C0EC8">
      <w:r>
        <w:separator/>
      </w:r>
    </w:p>
  </w:footnote>
  <w:footnote w:type="continuationSeparator" w:id="0">
    <w:p w14:paraId="5A35E241" w14:textId="77777777" w:rsidR="00C85B5F" w:rsidRDefault="00C85B5F" w:rsidP="005C0E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B95C90"/>
    <w:multiLevelType w:val="hybridMultilevel"/>
    <w:tmpl w:val="09CE94F6"/>
    <w:lvl w:ilvl="0" w:tplc="1004A502">
      <w:start w:val="1"/>
      <w:numFmt w:val="decimal"/>
      <w:lvlText w:val="%1."/>
      <w:lvlJc w:val="left"/>
      <w:pPr>
        <w:ind w:left="360" w:hanging="360"/>
      </w:pPr>
      <w:rPr>
        <w:rFonts w:asciiTheme="minorHAnsi" w:eastAsiaTheme="minorHAnsi" w:hAnsiTheme="minorHAnsi" w:cs="David"/>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עטרה בקל">
    <w15:presenceInfo w15:providerId="Windows Live" w15:userId="9264c72d5e2943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A29"/>
    <w:rsid w:val="00007E42"/>
    <w:rsid w:val="00050E8F"/>
    <w:rsid w:val="0005770E"/>
    <w:rsid w:val="000604AB"/>
    <w:rsid w:val="00094DFC"/>
    <w:rsid w:val="000A5244"/>
    <w:rsid w:val="000B363B"/>
    <w:rsid w:val="000D0E44"/>
    <w:rsid w:val="000F04F7"/>
    <w:rsid w:val="000F51D1"/>
    <w:rsid w:val="00104C09"/>
    <w:rsid w:val="00117105"/>
    <w:rsid w:val="00121109"/>
    <w:rsid w:val="00122CB4"/>
    <w:rsid w:val="0012623C"/>
    <w:rsid w:val="00154264"/>
    <w:rsid w:val="00191313"/>
    <w:rsid w:val="001A3462"/>
    <w:rsid w:val="001D2653"/>
    <w:rsid w:val="00203371"/>
    <w:rsid w:val="002041F7"/>
    <w:rsid w:val="00210F20"/>
    <w:rsid w:val="00215243"/>
    <w:rsid w:val="00281B27"/>
    <w:rsid w:val="002E47D8"/>
    <w:rsid w:val="00311578"/>
    <w:rsid w:val="0031742C"/>
    <w:rsid w:val="00317C38"/>
    <w:rsid w:val="00371C43"/>
    <w:rsid w:val="00460E06"/>
    <w:rsid w:val="004B1829"/>
    <w:rsid w:val="004E1534"/>
    <w:rsid w:val="00520619"/>
    <w:rsid w:val="00571B6C"/>
    <w:rsid w:val="005B2989"/>
    <w:rsid w:val="005C0EC8"/>
    <w:rsid w:val="005D35DC"/>
    <w:rsid w:val="006336FE"/>
    <w:rsid w:val="00673143"/>
    <w:rsid w:val="006A126E"/>
    <w:rsid w:val="006B2A29"/>
    <w:rsid w:val="006D1651"/>
    <w:rsid w:val="00710362"/>
    <w:rsid w:val="00710D1D"/>
    <w:rsid w:val="007421DA"/>
    <w:rsid w:val="00750706"/>
    <w:rsid w:val="00755064"/>
    <w:rsid w:val="00757DD0"/>
    <w:rsid w:val="0078085D"/>
    <w:rsid w:val="00784168"/>
    <w:rsid w:val="007D73B6"/>
    <w:rsid w:val="007F3E85"/>
    <w:rsid w:val="00810213"/>
    <w:rsid w:val="0084723F"/>
    <w:rsid w:val="008515DA"/>
    <w:rsid w:val="008813BB"/>
    <w:rsid w:val="00884F9B"/>
    <w:rsid w:val="008B5BC7"/>
    <w:rsid w:val="008C6E25"/>
    <w:rsid w:val="008F03EC"/>
    <w:rsid w:val="00955A9F"/>
    <w:rsid w:val="0096014A"/>
    <w:rsid w:val="009C7FE8"/>
    <w:rsid w:val="009D51D5"/>
    <w:rsid w:val="00A15CA1"/>
    <w:rsid w:val="00A20820"/>
    <w:rsid w:val="00A701EE"/>
    <w:rsid w:val="00A76858"/>
    <w:rsid w:val="00A86A84"/>
    <w:rsid w:val="00AA5606"/>
    <w:rsid w:val="00AD5C3F"/>
    <w:rsid w:val="00AF7E14"/>
    <w:rsid w:val="00B23065"/>
    <w:rsid w:val="00B33CA0"/>
    <w:rsid w:val="00B3652F"/>
    <w:rsid w:val="00B423FA"/>
    <w:rsid w:val="00B449FB"/>
    <w:rsid w:val="00B60504"/>
    <w:rsid w:val="00B6589C"/>
    <w:rsid w:val="00B7781F"/>
    <w:rsid w:val="00B978A8"/>
    <w:rsid w:val="00BA13CD"/>
    <w:rsid w:val="00BB6C41"/>
    <w:rsid w:val="00BC4986"/>
    <w:rsid w:val="00BE0E3E"/>
    <w:rsid w:val="00C06170"/>
    <w:rsid w:val="00C15F7F"/>
    <w:rsid w:val="00C26C46"/>
    <w:rsid w:val="00C370E7"/>
    <w:rsid w:val="00C41B01"/>
    <w:rsid w:val="00C6010C"/>
    <w:rsid w:val="00C726DF"/>
    <w:rsid w:val="00C8201F"/>
    <w:rsid w:val="00C82768"/>
    <w:rsid w:val="00C84C40"/>
    <w:rsid w:val="00C85B5F"/>
    <w:rsid w:val="00CB36A3"/>
    <w:rsid w:val="00CD18D2"/>
    <w:rsid w:val="00D01018"/>
    <w:rsid w:val="00D27030"/>
    <w:rsid w:val="00D30D4E"/>
    <w:rsid w:val="00D331A4"/>
    <w:rsid w:val="00D405B1"/>
    <w:rsid w:val="00D55F96"/>
    <w:rsid w:val="00DB5FFD"/>
    <w:rsid w:val="00DC432F"/>
    <w:rsid w:val="00E02B24"/>
    <w:rsid w:val="00E11D1B"/>
    <w:rsid w:val="00E34F62"/>
    <w:rsid w:val="00E36A23"/>
    <w:rsid w:val="00E506F8"/>
    <w:rsid w:val="00E7267D"/>
    <w:rsid w:val="00EA011A"/>
    <w:rsid w:val="00EB508D"/>
    <w:rsid w:val="00F01453"/>
    <w:rsid w:val="00F015FF"/>
    <w:rsid w:val="00F0207B"/>
    <w:rsid w:val="00F173C1"/>
    <w:rsid w:val="00F54302"/>
    <w:rsid w:val="00F6777D"/>
    <w:rsid w:val="00F8764F"/>
    <w:rsid w:val="00FC64ED"/>
    <w:rsid w:val="00FD546B"/>
    <w:rsid w:val="00FF21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7765CD21"/>
  <w15:chartTrackingRefBased/>
  <w15:docId w15:val="{3EEB2F5E-8C23-4455-9FDC-9BDAF5088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0EC8"/>
    <w:pPr>
      <w:bidi/>
      <w:spacing w:line="360" w:lineRule="auto"/>
      <w:jc w:val="both"/>
    </w:pPr>
    <w:rPr>
      <w:rFonts w:asciiTheme="majorBidi" w:hAnsiTheme="majorBidi" w:cstheme="majorBidi"/>
      <w:sz w:val="24"/>
      <w:szCs w:val="24"/>
    </w:rPr>
  </w:style>
  <w:style w:type="paragraph" w:styleId="1">
    <w:name w:val="heading 1"/>
    <w:basedOn w:val="a"/>
    <w:next w:val="a"/>
    <w:link w:val="10"/>
    <w:uiPriority w:val="9"/>
    <w:qFormat/>
    <w:rsid w:val="005C0EC8"/>
    <w:pPr>
      <w:keepNext/>
      <w:keepLines/>
      <w:spacing w:before="480" w:after="0" w:line="276" w:lineRule="auto"/>
      <w:outlineLvl w:val="0"/>
    </w:pPr>
    <w:rPr>
      <w:rFonts w:asciiTheme="majorHAnsi" w:eastAsiaTheme="majorEastAsia" w:hAnsiTheme="majorHAnsi"/>
      <w:b/>
      <w:bCs/>
      <w:color w:val="2E74B5" w:themeColor="accent1" w:themeShade="BF"/>
      <w:sz w:val="28"/>
      <w:szCs w:val="28"/>
    </w:rPr>
  </w:style>
  <w:style w:type="paragraph" w:styleId="2">
    <w:name w:val="heading 2"/>
    <w:basedOn w:val="a"/>
    <w:next w:val="a"/>
    <w:link w:val="20"/>
    <w:uiPriority w:val="9"/>
    <w:unhideWhenUsed/>
    <w:qFormat/>
    <w:rsid w:val="005C0EC8"/>
    <w:pPr>
      <w:keepNext/>
      <w:keepLines/>
      <w:spacing w:before="200" w:after="0" w:line="276" w:lineRule="auto"/>
      <w:outlineLvl w:val="1"/>
    </w:pPr>
    <w:rPr>
      <w:rFonts w:asciiTheme="majorHAnsi" w:hAnsiTheme="majorHAnsi"/>
      <w:b/>
      <w:bCs/>
      <w:color w:val="5B9BD5" w:themeColor="accent1"/>
      <w:sz w:val="26"/>
      <w:szCs w:val="26"/>
    </w:rPr>
  </w:style>
  <w:style w:type="paragraph" w:styleId="3">
    <w:name w:val="heading 3"/>
    <w:basedOn w:val="a"/>
    <w:next w:val="a"/>
    <w:link w:val="30"/>
    <w:uiPriority w:val="9"/>
    <w:unhideWhenUsed/>
    <w:qFormat/>
    <w:rsid w:val="00311578"/>
    <w:pPr>
      <w:keepNext/>
      <w:keepLines/>
      <w:spacing w:before="40" w:after="0"/>
      <w:outlineLvl w:val="2"/>
    </w:pPr>
    <w:rPr>
      <w:rFonts w:asciiTheme="majorHAnsi" w:eastAsiaTheme="majorEastAsia" w:hAnsiTheme="majorHAns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2A29"/>
    <w:pPr>
      <w:tabs>
        <w:tab w:val="center" w:pos="4153"/>
        <w:tab w:val="right" w:pos="8306"/>
      </w:tabs>
      <w:spacing w:after="0" w:line="240" w:lineRule="auto"/>
    </w:pPr>
  </w:style>
  <w:style w:type="character" w:customStyle="1" w:styleId="a4">
    <w:name w:val="כותרת עליונה תו"/>
    <w:basedOn w:val="a0"/>
    <w:link w:val="a3"/>
    <w:uiPriority w:val="99"/>
    <w:rsid w:val="006B2A29"/>
  </w:style>
  <w:style w:type="paragraph" w:styleId="a5">
    <w:name w:val="footer"/>
    <w:basedOn w:val="a"/>
    <w:link w:val="a6"/>
    <w:uiPriority w:val="99"/>
    <w:unhideWhenUsed/>
    <w:rsid w:val="006B2A29"/>
    <w:pPr>
      <w:tabs>
        <w:tab w:val="center" w:pos="4153"/>
        <w:tab w:val="right" w:pos="8306"/>
      </w:tabs>
      <w:spacing w:after="0" w:line="240" w:lineRule="auto"/>
    </w:pPr>
  </w:style>
  <w:style w:type="character" w:customStyle="1" w:styleId="a6">
    <w:name w:val="כותרת תחתונה תו"/>
    <w:basedOn w:val="a0"/>
    <w:link w:val="a5"/>
    <w:uiPriority w:val="99"/>
    <w:rsid w:val="006B2A29"/>
  </w:style>
  <w:style w:type="character" w:customStyle="1" w:styleId="10">
    <w:name w:val="כותרת 1 תו"/>
    <w:basedOn w:val="a0"/>
    <w:link w:val="1"/>
    <w:uiPriority w:val="9"/>
    <w:rsid w:val="005C0EC8"/>
    <w:rPr>
      <w:rFonts w:asciiTheme="majorHAnsi" w:eastAsiaTheme="majorEastAsia" w:hAnsiTheme="majorHAnsi" w:cstheme="majorBidi"/>
      <w:b/>
      <w:bCs/>
      <w:color w:val="2E74B5" w:themeColor="accent1" w:themeShade="BF"/>
      <w:sz w:val="28"/>
      <w:szCs w:val="28"/>
    </w:rPr>
  </w:style>
  <w:style w:type="character" w:customStyle="1" w:styleId="20">
    <w:name w:val="כותרת 2 תו"/>
    <w:basedOn w:val="a0"/>
    <w:link w:val="2"/>
    <w:uiPriority w:val="9"/>
    <w:rsid w:val="005C0EC8"/>
    <w:rPr>
      <w:rFonts w:asciiTheme="majorHAnsi" w:hAnsiTheme="majorHAnsi" w:cstheme="majorBidi"/>
      <w:b/>
      <w:bCs/>
      <w:color w:val="5B9BD5" w:themeColor="accent1"/>
      <w:sz w:val="26"/>
      <w:szCs w:val="26"/>
    </w:rPr>
  </w:style>
  <w:style w:type="character" w:styleId="Hyperlink">
    <w:name w:val="Hyperlink"/>
    <w:basedOn w:val="a0"/>
    <w:uiPriority w:val="99"/>
    <w:unhideWhenUsed/>
    <w:rsid w:val="008C6E25"/>
    <w:rPr>
      <w:color w:val="0563C1" w:themeColor="hyperlink"/>
      <w:u w:val="single"/>
    </w:rPr>
  </w:style>
  <w:style w:type="paragraph" w:styleId="a7">
    <w:name w:val="TOC Heading"/>
    <w:basedOn w:val="1"/>
    <w:next w:val="a"/>
    <w:uiPriority w:val="39"/>
    <w:unhideWhenUsed/>
    <w:qFormat/>
    <w:rsid w:val="008C6E25"/>
    <w:pPr>
      <w:bidi w:val="0"/>
      <w:outlineLvl w:val="9"/>
    </w:pPr>
    <w:rPr>
      <w:lang w:eastAsia="ja-JP" w:bidi="ar-SA"/>
    </w:rPr>
  </w:style>
  <w:style w:type="paragraph" w:styleId="TOC1">
    <w:name w:val="toc 1"/>
    <w:basedOn w:val="a"/>
    <w:next w:val="a"/>
    <w:autoRedefine/>
    <w:uiPriority w:val="39"/>
    <w:unhideWhenUsed/>
    <w:rsid w:val="008C6E25"/>
    <w:pPr>
      <w:tabs>
        <w:tab w:val="right" w:leader="dot" w:pos="8296"/>
      </w:tabs>
      <w:spacing w:after="100" w:line="480" w:lineRule="auto"/>
    </w:pPr>
    <w:rPr>
      <w:rFonts w:cs="David"/>
    </w:rPr>
  </w:style>
  <w:style w:type="paragraph" w:styleId="TOC2">
    <w:name w:val="toc 2"/>
    <w:basedOn w:val="a"/>
    <w:next w:val="a"/>
    <w:autoRedefine/>
    <w:uiPriority w:val="39"/>
    <w:unhideWhenUsed/>
    <w:rsid w:val="008C6E25"/>
    <w:pPr>
      <w:spacing w:after="100" w:line="276" w:lineRule="auto"/>
      <w:ind w:left="220"/>
    </w:pPr>
  </w:style>
  <w:style w:type="paragraph" w:styleId="a8">
    <w:name w:val="List Paragraph"/>
    <w:basedOn w:val="a"/>
    <w:uiPriority w:val="34"/>
    <w:qFormat/>
    <w:rsid w:val="008C6E25"/>
    <w:pPr>
      <w:ind w:left="720"/>
      <w:contextualSpacing/>
    </w:pPr>
  </w:style>
  <w:style w:type="character" w:customStyle="1" w:styleId="apple-converted-space">
    <w:name w:val="apple-converted-space"/>
    <w:basedOn w:val="a0"/>
    <w:rsid w:val="008C6E25"/>
  </w:style>
  <w:style w:type="table" w:styleId="21">
    <w:name w:val="Table Classic 2"/>
    <w:basedOn w:val="a1"/>
    <w:rsid w:val="008C6E25"/>
    <w:pPr>
      <w:bidi/>
      <w:spacing w:before="60"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a9">
    <w:name w:val="Table Grid"/>
    <w:basedOn w:val="a1"/>
    <w:uiPriority w:val="39"/>
    <w:rsid w:val="00210F2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9D51D5"/>
    <w:rPr>
      <w:sz w:val="16"/>
      <w:szCs w:val="16"/>
    </w:rPr>
  </w:style>
  <w:style w:type="paragraph" w:styleId="ab">
    <w:name w:val="annotation text"/>
    <w:basedOn w:val="a"/>
    <w:link w:val="ac"/>
    <w:uiPriority w:val="99"/>
    <w:semiHidden/>
    <w:unhideWhenUsed/>
    <w:rsid w:val="009D51D5"/>
    <w:pPr>
      <w:spacing w:line="240" w:lineRule="auto"/>
    </w:pPr>
    <w:rPr>
      <w:sz w:val="20"/>
      <w:szCs w:val="20"/>
    </w:rPr>
  </w:style>
  <w:style w:type="character" w:customStyle="1" w:styleId="ac">
    <w:name w:val="טקסט הערה תו"/>
    <w:basedOn w:val="a0"/>
    <w:link w:val="ab"/>
    <w:uiPriority w:val="99"/>
    <w:semiHidden/>
    <w:rsid w:val="009D51D5"/>
    <w:rPr>
      <w:sz w:val="20"/>
      <w:szCs w:val="20"/>
    </w:rPr>
  </w:style>
  <w:style w:type="paragraph" w:styleId="ad">
    <w:name w:val="annotation subject"/>
    <w:basedOn w:val="ab"/>
    <w:next w:val="ab"/>
    <w:link w:val="ae"/>
    <w:uiPriority w:val="99"/>
    <w:semiHidden/>
    <w:unhideWhenUsed/>
    <w:rsid w:val="009D51D5"/>
    <w:rPr>
      <w:b/>
      <w:bCs/>
    </w:rPr>
  </w:style>
  <w:style w:type="character" w:customStyle="1" w:styleId="ae">
    <w:name w:val="נושא הערה תו"/>
    <w:basedOn w:val="ac"/>
    <w:link w:val="ad"/>
    <w:uiPriority w:val="99"/>
    <w:semiHidden/>
    <w:rsid w:val="009D51D5"/>
    <w:rPr>
      <w:b/>
      <w:bCs/>
      <w:sz w:val="20"/>
      <w:szCs w:val="20"/>
    </w:rPr>
  </w:style>
  <w:style w:type="paragraph" w:styleId="af">
    <w:name w:val="Balloon Text"/>
    <w:basedOn w:val="a"/>
    <w:link w:val="af0"/>
    <w:uiPriority w:val="99"/>
    <w:semiHidden/>
    <w:unhideWhenUsed/>
    <w:rsid w:val="009D51D5"/>
    <w:pPr>
      <w:spacing w:after="0" w:line="240" w:lineRule="auto"/>
    </w:pPr>
    <w:rPr>
      <w:rFonts w:ascii="Tahoma" w:hAnsi="Tahoma" w:cs="Tahoma"/>
      <w:sz w:val="18"/>
      <w:szCs w:val="18"/>
    </w:rPr>
  </w:style>
  <w:style w:type="character" w:customStyle="1" w:styleId="af0">
    <w:name w:val="טקסט בלונים תו"/>
    <w:basedOn w:val="a0"/>
    <w:link w:val="af"/>
    <w:uiPriority w:val="99"/>
    <w:semiHidden/>
    <w:rsid w:val="009D51D5"/>
    <w:rPr>
      <w:rFonts w:ascii="Tahoma" w:hAnsi="Tahoma" w:cs="Tahoma"/>
      <w:sz w:val="18"/>
      <w:szCs w:val="18"/>
    </w:rPr>
  </w:style>
  <w:style w:type="paragraph" w:styleId="af1">
    <w:name w:val="caption"/>
    <w:basedOn w:val="a"/>
    <w:next w:val="a"/>
    <w:uiPriority w:val="35"/>
    <w:unhideWhenUsed/>
    <w:qFormat/>
    <w:rsid w:val="00AF7E14"/>
    <w:pPr>
      <w:spacing w:after="200" w:line="240" w:lineRule="auto"/>
    </w:pPr>
    <w:rPr>
      <w:rFonts w:ascii="David" w:hAnsi="David" w:cs="David"/>
      <w:color w:val="44546A" w:themeColor="text2"/>
      <w:lang w:eastAsia="he-IL"/>
    </w:rPr>
  </w:style>
  <w:style w:type="table" w:styleId="4-3">
    <w:name w:val="Grid Table 4 Accent 3"/>
    <w:basedOn w:val="a1"/>
    <w:uiPriority w:val="49"/>
    <w:rsid w:val="00C15F7F"/>
    <w:pPr>
      <w:spacing w:after="0" w:line="240" w:lineRule="auto"/>
    </w:pPr>
    <w:rPr>
      <w:lang w:val="en-GB"/>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Plain Table 3"/>
    <w:basedOn w:val="a1"/>
    <w:uiPriority w:val="43"/>
    <w:rsid w:val="000F04F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a"/>
    <w:uiPriority w:val="99"/>
    <w:unhideWhenUsed/>
    <w:rsid w:val="00460E06"/>
    <w:pPr>
      <w:bidi w:val="0"/>
      <w:spacing w:before="100" w:beforeAutospacing="1" w:after="100" w:afterAutospacing="1" w:line="240" w:lineRule="auto"/>
    </w:pPr>
    <w:rPr>
      <w:rFonts w:ascii="Times New Roman" w:eastAsiaTheme="minorEastAsia" w:hAnsi="Times New Roman" w:cs="Times New Roman"/>
      <w:lang w:val="en-GB" w:eastAsia="en-GB"/>
    </w:rPr>
  </w:style>
  <w:style w:type="character" w:customStyle="1" w:styleId="30">
    <w:name w:val="כותרת 3 תו"/>
    <w:basedOn w:val="a0"/>
    <w:link w:val="3"/>
    <w:uiPriority w:val="9"/>
    <w:rsid w:val="0031157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3.xml"/><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microsoft.com/office/2016/09/relationships/commentsIds" Target="commentsIds.xml"/><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chart" Target="charts/chart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microsoft.com/office/2011/relationships/commentsExtended" Target="commentsExtended.xml"/><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yrdFS01\USERS-MBD\dglikin\My%20Documents\dana%20data\&#1502;&#1495;&#1511;&#1512;&#1497;&#1501;\&#1505;&#1504;&#1505;&#1493;&#1512;%20&#1500;&#1505;&#1508;&#1497;&#1512;&#1492;%20&#1499;&#1500;&#1500;&#1497;&#1514;%20-%20&#1502;&#1499;&#1493;&#1503;%20&#1493;&#1493;&#1500;&#1511;&#1504;&#1497;\&#1495;&#1512;&#1497;&#1490;&#1493;&#1514;%20&#1499;&#1500;&#1500;&#1497;&#1493;&#1514;%20&#1489;&#1505;&#1508;&#1497;&#1512;&#1492;%20&#1499;&#1500;&#1500;&#1497;&#1514;%20-%20&#1502;&#1497;%20&#1513;&#1514;&#1497;&#1497;&#149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a:pPr>
            <a:r>
              <a:rPr lang="he-IL" sz="1050" b="1"/>
              <a:t>% חריגות בספירה כללית לתקופה בין 1.1.2013-4.4.2016 עבור אתרי דיגום שונים </a:t>
            </a:r>
          </a:p>
        </c:rich>
      </c:tx>
      <c:layout>
        <c:manualLayout>
          <c:xMode val="edge"/>
          <c:yMode val="edge"/>
          <c:x val="0.19851688165977491"/>
          <c:y val="1.8570935212045881E-2"/>
        </c:manualLayout>
      </c:layout>
      <c:overlay val="0"/>
    </c:title>
    <c:autoTitleDeleted val="0"/>
    <c:view3D>
      <c:rotX val="40"/>
      <c:rotY val="30"/>
      <c:rAngAx val="0"/>
    </c:view3D>
    <c:floor>
      <c:thickness val="0"/>
    </c:floor>
    <c:sideWall>
      <c:thickness val="0"/>
    </c:sideWall>
    <c:backWall>
      <c:thickness val="0"/>
    </c:backWall>
    <c:plotArea>
      <c:layout>
        <c:manualLayout>
          <c:layoutTarget val="inner"/>
          <c:xMode val="edge"/>
          <c:yMode val="edge"/>
          <c:x val="0.13819915494577389"/>
          <c:y val="7.9135239673988153E-2"/>
          <c:w val="0.69772366604463465"/>
          <c:h val="0.77341492398076483"/>
        </c:manualLayout>
      </c:layout>
      <c:pie3DChart>
        <c:varyColors val="1"/>
        <c:ser>
          <c:idx val="0"/>
          <c:order val="0"/>
          <c:tx>
            <c:v>% חריגות בפרמטר TOTB לתקופה בין 1.1.2013-4.4.2016 עבור אתרי הדיגום הנבחרים </c:v>
          </c:tx>
          <c:explosion val="35"/>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CA05-4EE7-819D-EFD8DBA7004E}"/>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CA05-4EE7-819D-EFD8DBA7004E}"/>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CA05-4EE7-819D-EFD8DBA7004E}"/>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CA05-4EE7-819D-EFD8DBA7004E}"/>
              </c:ext>
            </c:extLst>
          </c:dPt>
          <c:dPt>
            <c:idx val="4"/>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CA05-4EE7-819D-EFD8DBA7004E}"/>
              </c:ext>
            </c:extLst>
          </c:dPt>
          <c:dLbls>
            <c:dLbl>
              <c:idx val="0"/>
              <c:layout>
                <c:manualLayout>
                  <c:x val="2.6294353859125142E-4"/>
                  <c:y val="1.649754338162370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A05-4EE7-819D-EFD8DBA7004E}"/>
                </c:ext>
              </c:extLst>
            </c:dLbl>
            <c:dLbl>
              <c:idx val="1"/>
              <c:layout>
                <c:manualLayout>
                  <c:x val="-2.5282434069606997E-2"/>
                  <c:y val="-7.4171861833074185E-2"/>
                </c:manualLayout>
              </c:layout>
              <c:showLegendKey val="0"/>
              <c:showVal val="1"/>
              <c:showCatName val="0"/>
              <c:showSerName val="0"/>
              <c:showPercent val="0"/>
              <c:showBubbleSize val="0"/>
              <c:extLst>
                <c:ext xmlns:c15="http://schemas.microsoft.com/office/drawing/2012/chart" uri="{CE6537A1-D6FC-4f65-9D91-7224C49458BB}">
                  <c15:layout>
                    <c:manualLayout>
                      <c:w val="0.13643879814478724"/>
                      <c:h val="0.10859847488824612"/>
                    </c:manualLayout>
                  </c15:layout>
                </c:ext>
                <c:ext xmlns:c16="http://schemas.microsoft.com/office/drawing/2014/chart" uri="{C3380CC4-5D6E-409C-BE32-E72D297353CC}">
                  <c16:uniqueId val="{00000003-CA05-4EE7-819D-EFD8DBA7004E}"/>
                </c:ext>
              </c:extLst>
            </c:dLbl>
            <c:dLbl>
              <c:idx val="2"/>
              <c:layout>
                <c:manualLayout>
                  <c:x val="1.4588285357252156E-2"/>
                  <c:y val="-7.2840960617498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A05-4EE7-819D-EFD8DBA7004E}"/>
                </c:ext>
              </c:extLst>
            </c:dLbl>
            <c:dLbl>
              <c:idx val="3"/>
              <c:layout>
                <c:manualLayout>
                  <c:x val="0.10907298112236878"/>
                  <c:y val="-9.65425140947573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A05-4EE7-819D-EFD8DBA7004E}"/>
                </c:ext>
              </c:extLst>
            </c:dLbl>
            <c:dLbl>
              <c:idx val="4"/>
              <c:layout>
                <c:manualLayout>
                  <c:x val="0.17920014989051958"/>
                  <c:y val="2.91075632374772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A05-4EE7-819D-EFD8DBA7004E}"/>
                </c:ext>
              </c:extLst>
            </c:dLbl>
            <c:spPr>
              <a:noFill/>
              <a:ln>
                <a:noFill/>
              </a:ln>
              <a:effectLst/>
            </c:spPr>
            <c:txPr>
              <a:bodyPr/>
              <a:lstStyle/>
              <a:p>
                <a:pPr>
                  <a:defRPr b="1"/>
                </a:pPr>
                <a:endParaRPr lang="he-IL"/>
              </a:p>
            </c:txPr>
            <c:showLegendKey val="0"/>
            <c:showVal val="1"/>
            <c:showCatName val="0"/>
            <c:showSerName val="0"/>
            <c:showPercent val="0"/>
            <c:showBubbleSize val="0"/>
            <c:showLeaderLines val="1"/>
            <c:extLst>
              <c:ext xmlns:c15="http://schemas.microsoft.com/office/drawing/2012/chart" uri="{CE6537A1-D6FC-4f65-9D91-7224C49458BB}"/>
            </c:extLst>
          </c:dLbls>
          <c:cat>
            <c:strRef>
              <c:f>גיליון1!$G$3413:$G$3417</c:f>
              <c:strCache>
                <c:ptCount val="5"/>
                <c:pt idx="0">
                  <c:v>אלומות מים מסופקים מהסינון</c:v>
                </c:pt>
                <c:pt idx="1">
                  <c:v>כפר חסידים 6 א"ה</c:v>
                </c:pt>
                <c:pt idx="2">
                  <c:v>קדמת צבי 1 א"ה</c:v>
                </c:pt>
                <c:pt idx="3">
                  <c:v>שימרון 7 א"ה</c:v>
                </c:pt>
                <c:pt idx="4">
                  <c:v>יתר אתרי הדיגום החריגים</c:v>
                </c:pt>
              </c:strCache>
            </c:strRef>
          </c:cat>
          <c:val>
            <c:numRef>
              <c:f>גיליון1!$J$3413:$J$3417</c:f>
              <c:numCache>
                <c:formatCode>0%</c:formatCode>
                <c:ptCount val="5"/>
                <c:pt idx="0">
                  <c:v>0.13333333333333341</c:v>
                </c:pt>
                <c:pt idx="1">
                  <c:v>6.6666666666666693E-2</c:v>
                </c:pt>
                <c:pt idx="2">
                  <c:v>0.1</c:v>
                </c:pt>
                <c:pt idx="3">
                  <c:v>0.13333333333333341</c:v>
                </c:pt>
                <c:pt idx="4">
                  <c:v>0.56666666666666654</c:v>
                </c:pt>
              </c:numCache>
            </c:numRef>
          </c:val>
          <c:extLst>
            <c:ext xmlns:c16="http://schemas.microsoft.com/office/drawing/2014/chart" uri="{C3380CC4-5D6E-409C-BE32-E72D297353CC}">
              <c16:uniqueId val="{0000000A-CA05-4EE7-819D-EFD8DBA7004E}"/>
            </c:ext>
          </c:extLst>
        </c:ser>
        <c:dLbls>
          <c:showLegendKey val="0"/>
          <c:showVal val="0"/>
          <c:showCatName val="0"/>
          <c:showSerName val="0"/>
          <c:showPercent val="0"/>
          <c:showBubbleSize val="0"/>
          <c:showLeaderLines val="1"/>
        </c:dLbls>
      </c:pie3DChart>
    </c:plotArea>
    <c:legend>
      <c:legendPos val="l"/>
      <c:layout>
        <c:manualLayout>
          <c:xMode val="edge"/>
          <c:yMode val="edge"/>
          <c:x val="0.45178796292081985"/>
          <c:y val="0.74803149606299213"/>
          <c:w val="0.5405049079847678"/>
          <c:h val="0.25196865568421456"/>
        </c:manualLayout>
      </c:layout>
      <c:overlay val="0"/>
      <c:txPr>
        <a:bodyPr/>
        <a:lstStyle/>
        <a:p>
          <a:pPr rtl="0">
            <a:defRPr sz="1000"/>
          </a:pPr>
          <a:endParaRPr lang="he-IL"/>
        </a:p>
      </c:txPr>
    </c:legend>
    <c:plotVisOnly val="1"/>
    <c:dispBlanksAs val="zero"/>
    <c:showDLblsOverMax val="0"/>
  </c:chart>
  <c:txPr>
    <a:bodyPr/>
    <a:lstStyle/>
    <a:p>
      <a:pPr>
        <a:defRPr sz="1200"/>
      </a:pPr>
      <a:endParaRPr lang="he-I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280/332</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1"/>
          <c:order val="0"/>
          <c:tx>
            <c:strRef>
              <c:f>'Specifics 210-370 etc.'!$O$20</c:f>
              <c:strCache>
                <c:ptCount val="1"/>
                <c:pt idx="0">
                  <c:v>280/332</c:v>
                </c:pt>
              </c:strCache>
            </c:strRef>
          </c:tx>
          <c:spPr>
            <a:ln w="25400" cap="rnd">
              <a:noFill/>
              <a:round/>
            </a:ln>
            <a:effectLst/>
          </c:spPr>
          <c:marker>
            <c:symbol val="circle"/>
            <c:size val="5"/>
            <c:spPr>
              <a:solidFill>
                <a:schemeClr val="tx1"/>
              </a:solidFill>
              <a:ln w="9525">
                <a:noFill/>
              </a:ln>
              <a:effectLst/>
            </c:spPr>
          </c:marker>
          <c:trendline>
            <c:spPr>
              <a:ln w="19050" cap="rnd">
                <a:solidFill>
                  <a:schemeClr val="tx1"/>
                </a:solidFill>
                <a:prstDash val="sysDot"/>
              </a:ln>
              <a:effectLst/>
            </c:spPr>
            <c:trendlineType val="linear"/>
            <c:dispRSqr val="1"/>
            <c:dispEq val="0"/>
            <c:trendlineLbl>
              <c:layout>
                <c:manualLayout>
                  <c:x val="2.1820366291338704E-2"/>
                  <c:y val="-0.1549308224165155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trendlineLbl>
          </c:trendline>
          <c:xVal>
            <c:numRef>
              <c:f>'Specifics 210-370 etc.'!$F$24:$F$226</c:f>
              <c:numCache>
                <c:formatCode>0</c:formatCode>
                <c:ptCount val="4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formatCode="0.00">
                  <c:v>1</c:v>
                </c:pt>
                <c:pt idx="18" formatCode="0.00">
                  <c:v>1</c:v>
                </c:pt>
                <c:pt idx="19">
                  <c:v>1</c:v>
                </c:pt>
                <c:pt idx="20">
                  <c:v>1</c:v>
                </c:pt>
                <c:pt idx="21" formatCode="0.00">
                  <c:v>1</c:v>
                </c:pt>
                <c:pt idx="22" formatCode="0.00">
                  <c:v>1</c:v>
                </c:pt>
                <c:pt idx="23">
                  <c:v>2</c:v>
                </c:pt>
                <c:pt idx="24">
                  <c:v>2</c:v>
                </c:pt>
                <c:pt idx="25" formatCode="0.00">
                  <c:v>2</c:v>
                </c:pt>
                <c:pt idx="26" formatCode="0.00">
                  <c:v>2</c:v>
                </c:pt>
                <c:pt idx="27" formatCode="0.00">
                  <c:v>5</c:v>
                </c:pt>
                <c:pt idx="28" formatCode="0.00">
                  <c:v>5</c:v>
                </c:pt>
                <c:pt idx="29" formatCode="0.00">
                  <c:v>7</c:v>
                </c:pt>
                <c:pt idx="30" formatCode="0.00">
                  <c:v>7</c:v>
                </c:pt>
                <c:pt idx="31">
                  <c:v>8</c:v>
                </c:pt>
                <c:pt idx="32">
                  <c:v>8</c:v>
                </c:pt>
                <c:pt idx="33">
                  <c:v>9</c:v>
                </c:pt>
                <c:pt idx="34">
                  <c:v>9</c:v>
                </c:pt>
                <c:pt idx="35">
                  <c:v>10</c:v>
                </c:pt>
                <c:pt idx="36">
                  <c:v>10</c:v>
                </c:pt>
                <c:pt idx="37" formatCode="0.00">
                  <c:v>15</c:v>
                </c:pt>
                <c:pt idx="38" formatCode="0.00">
                  <c:v>15</c:v>
                </c:pt>
                <c:pt idx="39" formatCode="0.00">
                  <c:v>15</c:v>
                </c:pt>
                <c:pt idx="40" formatCode="0.00">
                  <c:v>15</c:v>
                </c:pt>
                <c:pt idx="41" formatCode="0.00">
                  <c:v>16</c:v>
                </c:pt>
                <c:pt idx="42" formatCode="0.00">
                  <c:v>16</c:v>
                </c:pt>
                <c:pt idx="43" formatCode="0.00">
                  <c:v>99</c:v>
                </c:pt>
                <c:pt idx="44" formatCode="0.00">
                  <c:v>99</c:v>
                </c:pt>
                <c:pt idx="45" formatCode="0.00">
                  <c:v>210</c:v>
                </c:pt>
                <c:pt idx="46" formatCode="0.00">
                  <c:v>210</c:v>
                </c:pt>
                <c:pt idx="47" formatCode="0.00">
                  <c:v>230</c:v>
                </c:pt>
                <c:pt idx="48" formatCode="0.00">
                  <c:v>230</c:v>
                </c:pt>
              </c:numCache>
            </c:numRef>
          </c:xVal>
          <c:yVal>
            <c:numRef>
              <c:f>'Specifics 210-370 etc.'!$O$24:$O$226</c:f>
              <c:numCache>
                <c:formatCode>General</c:formatCode>
                <c:ptCount val="49"/>
                <c:pt idx="0">
                  <c:v>6.5909824684170878E-2</c:v>
                </c:pt>
                <c:pt idx="1">
                  <c:v>4.7991893504101282E-2</c:v>
                </c:pt>
                <c:pt idx="2">
                  <c:v>7.5456850080335119E-2</c:v>
                </c:pt>
                <c:pt idx="3">
                  <c:v>8.6943631840741706E-2</c:v>
                </c:pt>
                <c:pt idx="4">
                  <c:v>0.10788704083539895</c:v>
                </c:pt>
                <c:pt idx="5">
                  <c:v>8.9734596022310723E-2</c:v>
                </c:pt>
                <c:pt idx="6">
                  <c:v>0.21785749101754398</c:v>
                </c:pt>
                <c:pt idx="7">
                  <c:v>8.980584876176019E-2</c:v>
                </c:pt>
                <c:pt idx="8">
                  <c:v>7.2547213232828936E-2</c:v>
                </c:pt>
                <c:pt idx="9">
                  <c:v>8.0755050810105575E-2</c:v>
                </c:pt>
                <c:pt idx="10">
                  <c:v>8.703477886773188E-2</c:v>
                </c:pt>
                <c:pt idx="11">
                  <c:v>7.2292916707995147E-2</c:v>
                </c:pt>
                <c:pt idx="12">
                  <c:v>5.1984613497586464E-2</c:v>
                </c:pt>
                <c:pt idx="13">
                  <c:v>3.8016569444178534E-2</c:v>
                </c:pt>
                <c:pt idx="14">
                  <c:v>4.4759817276672241E-2</c:v>
                </c:pt>
                <c:pt idx="15">
                  <c:v>5.1018547490139621E-2</c:v>
                </c:pt>
                <c:pt idx="16">
                  <c:v>4.9215728747303539E-2</c:v>
                </c:pt>
                <c:pt idx="17">
                  <c:v>7.9406061215052393E-2</c:v>
                </c:pt>
                <c:pt idx="18">
                  <c:v>8.7400722028519645E-2</c:v>
                </c:pt>
                <c:pt idx="19">
                  <c:v>0.11892748740746867</c:v>
                </c:pt>
                <c:pt idx="20">
                  <c:v>0.11372011516318369</c:v>
                </c:pt>
                <c:pt idx="21">
                  <c:v>6.5534253504069107E-2</c:v>
                </c:pt>
                <c:pt idx="22">
                  <c:v>8.9895632312205778E-2</c:v>
                </c:pt>
                <c:pt idx="23">
                  <c:v>6.9186981520701005E-2</c:v>
                </c:pt>
                <c:pt idx="24">
                  <c:v>9.551847431368532E-2</c:v>
                </c:pt>
                <c:pt idx="25">
                  <c:v>6.5068003923201626E-2</c:v>
                </c:pt>
                <c:pt idx="26">
                  <c:v>7.1804311878241059E-2</c:v>
                </c:pt>
                <c:pt idx="27">
                  <c:v>8.2968730645767305E-2</c:v>
                </c:pt>
                <c:pt idx="28">
                  <c:v>9.8575751580551527E-2</c:v>
                </c:pt>
                <c:pt idx="29">
                  <c:v>0.21275273624968144</c:v>
                </c:pt>
                <c:pt idx="30">
                  <c:v>0.21887480480051247</c:v>
                </c:pt>
                <c:pt idx="31">
                  <c:v>0.10023254473730989</c:v>
                </c:pt>
                <c:pt idx="32">
                  <c:v>0.12763237791491716</c:v>
                </c:pt>
                <c:pt idx="33">
                  <c:v>4.9834075212172854E-2</c:v>
                </c:pt>
                <c:pt idx="34">
                  <c:v>5.8711687686279608E-2</c:v>
                </c:pt>
                <c:pt idx="35">
                  <c:v>5.4719345216957316E-2</c:v>
                </c:pt>
                <c:pt idx="36">
                  <c:v>6.8469421951049075E-2</c:v>
                </c:pt>
                <c:pt idx="37">
                  <c:v>7.2269799827392026E-2</c:v>
                </c:pt>
                <c:pt idx="38">
                  <c:v>9.9711702314163597E-2</c:v>
                </c:pt>
                <c:pt idx="39">
                  <c:v>0.10986852502735361</c:v>
                </c:pt>
                <c:pt idx="40">
                  <c:v>0.10457877429928587</c:v>
                </c:pt>
                <c:pt idx="41">
                  <c:v>9.2960475008133397E-2</c:v>
                </c:pt>
                <c:pt idx="42">
                  <c:v>9.1611263633713344E-2</c:v>
                </c:pt>
                <c:pt idx="43">
                  <c:v>6.0562283841791922E-2</c:v>
                </c:pt>
                <c:pt idx="44">
                  <c:v>6.8765339921641175E-2</c:v>
                </c:pt>
                <c:pt idx="45">
                  <c:v>0.23536859631675974</c:v>
                </c:pt>
                <c:pt idx="46">
                  <c:v>0.27216732977729979</c:v>
                </c:pt>
                <c:pt idx="47">
                  <c:v>0.29836493665958547</c:v>
                </c:pt>
                <c:pt idx="48">
                  <c:v>0.3612871762057922</c:v>
                </c:pt>
              </c:numCache>
            </c:numRef>
          </c:yVal>
          <c:smooth val="0"/>
          <c:extLst>
            <c:ext xmlns:c16="http://schemas.microsoft.com/office/drawing/2014/chart" uri="{C3380CC4-5D6E-409C-BE32-E72D297353CC}">
              <c16:uniqueId val="{00000000-8CDA-40B7-93B9-7A65A518E8D9}"/>
            </c:ext>
          </c:extLst>
        </c:ser>
        <c:dLbls>
          <c:showLegendKey val="0"/>
          <c:showVal val="0"/>
          <c:showCatName val="0"/>
          <c:showSerName val="0"/>
          <c:showPercent val="0"/>
          <c:showBubbleSize val="0"/>
        </c:dLbls>
        <c:axId val="-1469600112"/>
        <c:axId val="-1469595216"/>
      </c:scatterChart>
      <c:valAx>
        <c:axId val="-1469600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a:t>
                </a:r>
                <a:r>
                  <a:rPr lang="he-IL"/>
                  <a:t>/</a:t>
                </a:r>
                <a:r>
                  <a:rPr lang="en-US"/>
                  <a:t>ml</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69595216"/>
        <c:crosses val="autoZero"/>
        <c:crossBetween val="midCat"/>
      </c:valAx>
      <c:valAx>
        <c:axId val="-1469595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a:t>
                </a:r>
                <a:r>
                  <a:rPr lang="en-US" baseline="0"/>
                  <a:t> F.U</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69600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225/336</a:t>
            </a:r>
            <a:endParaRPr lang="he-IL"/>
          </a:p>
        </c:rich>
      </c:tx>
      <c:layout>
        <c:manualLayout>
          <c:xMode val="edge"/>
          <c:yMode val="edge"/>
          <c:x val="0.3092554249670189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'Specifics 210-370 etc.'!$N$20</c:f>
              <c:strCache>
                <c:ptCount val="1"/>
                <c:pt idx="0">
                  <c:v>225/336</c:v>
                </c:pt>
              </c:strCache>
            </c:strRef>
          </c:tx>
          <c:spPr>
            <a:ln w="25400" cap="rnd">
              <a:noFill/>
              <a:round/>
            </a:ln>
            <a:effectLst/>
          </c:spPr>
          <c:marker>
            <c:symbol val="circle"/>
            <c:size val="5"/>
            <c:spPr>
              <a:solidFill>
                <a:schemeClr val="tx1"/>
              </a:solidFill>
              <a:ln w="9525">
                <a:noFill/>
              </a:ln>
              <a:effectLst/>
            </c:spPr>
          </c:marker>
          <c:trendline>
            <c:spPr>
              <a:ln w="19050" cap="rnd">
                <a:solidFill>
                  <a:schemeClr val="tx1"/>
                </a:solidFill>
                <a:prstDash val="sysDot"/>
              </a:ln>
              <a:effectLst/>
            </c:spPr>
            <c:trendlineType val="linear"/>
            <c:dispRSqr val="1"/>
            <c:dispEq val="0"/>
            <c:trendlineLbl>
              <c:layout>
                <c:manualLayout>
                  <c:x val="0.11683694688269479"/>
                  <c:y val="-0.2461203150316919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trendlineLbl>
          </c:trendline>
          <c:xVal>
            <c:numRef>
              <c:f>'Specifics 210-370 etc.'!$F$24:$F$226</c:f>
              <c:numCache>
                <c:formatCode>0</c:formatCode>
                <c:ptCount val="4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formatCode="0.00">
                  <c:v>1</c:v>
                </c:pt>
                <c:pt idx="18" formatCode="0.00">
                  <c:v>1</c:v>
                </c:pt>
                <c:pt idx="19">
                  <c:v>1</c:v>
                </c:pt>
                <c:pt idx="20">
                  <c:v>1</c:v>
                </c:pt>
                <c:pt idx="21" formatCode="0.00">
                  <c:v>1</c:v>
                </c:pt>
                <c:pt idx="22" formatCode="0.00">
                  <c:v>1</c:v>
                </c:pt>
                <c:pt idx="23">
                  <c:v>2</c:v>
                </c:pt>
                <c:pt idx="24">
                  <c:v>2</c:v>
                </c:pt>
                <c:pt idx="25" formatCode="0.00">
                  <c:v>2</c:v>
                </c:pt>
                <c:pt idx="26" formatCode="0.00">
                  <c:v>2</c:v>
                </c:pt>
                <c:pt idx="27" formatCode="0.00">
                  <c:v>5</c:v>
                </c:pt>
                <c:pt idx="28" formatCode="0.00">
                  <c:v>5</c:v>
                </c:pt>
                <c:pt idx="29" formatCode="0.00">
                  <c:v>7</c:v>
                </c:pt>
                <c:pt idx="30" formatCode="0.00">
                  <c:v>7</c:v>
                </c:pt>
                <c:pt idx="31">
                  <c:v>8</c:v>
                </c:pt>
                <c:pt idx="32">
                  <c:v>8</c:v>
                </c:pt>
                <c:pt idx="33">
                  <c:v>9</c:v>
                </c:pt>
                <c:pt idx="34">
                  <c:v>9</c:v>
                </c:pt>
                <c:pt idx="35">
                  <c:v>10</c:v>
                </c:pt>
                <c:pt idx="36">
                  <c:v>10</c:v>
                </c:pt>
                <c:pt idx="37" formatCode="0.00">
                  <c:v>15</c:v>
                </c:pt>
                <c:pt idx="38" formatCode="0.00">
                  <c:v>15</c:v>
                </c:pt>
                <c:pt idx="39" formatCode="0.00">
                  <c:v>15</c:v>
                </c:pt>
                <c:pt idx="40" formatCode="0.00">
                  <c:v>15</c:v>
                </c:pt>
                <c:pt idx="41" formatCode="0.00">
                  <c:v>16</c:v>
                </c:pt>
                <c:pt idx="42" formatCode="0.00">
                  <c:v>16</c:v>
                </c:pt>
                <c:pt idx="43" formatCode="0.00">
                  <c:v>99</c:v>
                </c:pt>
                <c:pt idx="44" formatCode="0.00">
                  <c:v>99</c:v>
                </c:pt>
                <c:pt idx="45" formatCode="0.00">
                  <c:v>210</c:v>
                </c:pt>
                <c:pt idx="46" formatCode="0.00">
                  <c:v>210</c:v>
                </c:pt>
                <c:pt idx="47" formatCode="0.00">
                  <c:v>230</c:v>
                </c:pt>
                <c:pt idx="48" formatCode="0.00">
                  <c:v>230</c:v>
                </c:pt>
              </c:numCache>
            </c:numRef>
          </c:xVal>
          <c:yVal>
            <c:numRef>
              <c:f>'Specifics 210-370 etc.'!$N$24:$N$226</c:f>
              <c:numCache>
                <c:formatCode>General</c:formatCode>
                <c:ptCount val="49"/>
                <c:pt idx="0">
                  <c:v>8.5845748698045982E-2</c:v>
                </c:pt>
                <c:pt idx="1">
                  <c:v>6.8897127425691054E-2</c:v>
                </c:pt>
                <c:pt idx="2">
                  <c:v>0.10216920016216227</c:v>
                </c:pt>
                <c:pt idx="3">
                  <c:v>7.1148797994127641E-2</c:v>
                </c:pt>
                <c:pt idx="4">
                  <c:v>8.669947628851192E-2</c:v>
                </c:pt>
                <c:pt idx="5">
                  <c:v>0.10590320941437235</c:v>
                </c:pt>
                <c:pt idx="6">
                  <c:v>0.1252026153611793</c:v>
                </c:pt>
                <c:pt idx="7">
                  <c:v>8.5154304750075266E-2</c:v>
                </c:pt>
                <c:pt idx="8">
                  <c:v>5.5919866161576515E-2</c:v>
                </c:pt>
                <c:pt idx="9">
                  <c:v>6.8748412015869842E-2</c:v>
                </c:pt>
                <c:pt idx="10">
                  <c:v>9.5358619652285675E-2</c:v>
                </c:pt>
                <c:pt idx="11">
                  <c:v>6.8988582287274655E-2</c:v>
                </c:pt>
                <c:pt idx="12">
                  <c:v>7.1790498350164655E-2</c:v>
                </c:pt>
                <c:pt idx="13">
                  <c:v>5.1367239226717751E-2</c:v>
                </c:pt>
                <c:pt idx="14">
                  <c:v>0.12958674869551878</c:v>
                </c:pt>
                <c:pt idx="15">
                  <c:v>5.2849844778480898E-2</c:v>
                </c:pt>
                <c:pt idx="16">
                  <c:v>5.912273590318267E-2</c:v>
                </c:pt>
                <c:pt idx="17">
                  <c:v>9.7340975832945903E-2</c:v>
                </c:pt>
                <c:pt idx="18">
                  <c:v>9.7888218864396276E-2</c:v>
                </c:pt>
                <c:pt idx="19">
                  <c:v>0.10713411664288158</c:v>
                </c:pt>
                <c:pt idx="20">
                  <c:v>8.7003637508852982E-2</c:v>
                </c:pt>
                <c:pt idx="21">
                  <c:v>7.1487884794051659E-2</c:v>
                </c:pt>
                <c:pt idx="22">
                  <c:v>0.11877418340132699</c:v>
                </c:pt>
                <c:pt idx="23">
                  <c:v>7.5120267093493814E-2</c:v>
                </c:pt>
                <c:pt idx="24">
                  <c:v>0.10050739754791641</c:v>
                </c:pt>
                <c:pt idx="25">
                  <c:v>6.7512614981641364E-2</c:v>
                </c:pt>
                <c:pt idx="26">
                  <c:v>8.7832313433886061E-2</c:v>
                </c:pt>
                <c:pt idx="27">
                  <c:v>7.9828534457156791E-2</c:v>
                </c:pt>
                <c:pt idx="28">
                  <c:v>0.10514664142761572</c:v>
                </c:pt>
                <c:pt idx="29">
                  <c:v>0.14911031080556791</c:v>
                </c:pt>
                <c:pt idx="30">
                  <c:v>0.1726015676632118</c:v>
                </c:pt>
                <c:pt idx="31">
                  <c:v>8.4119566497181109E-2</c:v>
                </c:pt>
                <c:pt idx="32">
                  <c:v>9.7374991992744839E-2</c:v>
                </c:pt>
                <c:pt idx="33">
                  <c:v>5.2227720963823061E-2</c:v>
                </c:pt>
                <c:pt idx="34">
                  <c:v>6.8308131711115036E-2</c:v>
                </c:pt>
                <c:pt idx="35">
                  <c:v>7.2193590013712533E-2</c:v>
                </c:pt>
                <c:pt idx="36">
                  <c:v>8.9170581271067167E-2</c:v>
                </c:pt>
                <c:pt idx="37">
                  <c:v>7.8025552559024561E-2</c:v>
                </c:pt>
                <c:pt idx="38">
                  <c:v>0.1669216795925457</c:v>
                </c:pt>
                <c:pt idx="39">
                  <c:v>0.11577628865310932</c:v>
                </c:pt>
                <c:pt idx="40">
                  <c:v>0.10455919181531788</c:v>
                </c:pt>
                <c:pt idx="41">
                  <c:v>9.3932661574296139E-2</c:v>
                </c:pt>
                <c:pt idx="42">
                  <c:v>9.4023458415379679E-2</c:v>
                </c:pt>
                <c:pt idx="43">
                  <c:v>7.0084274060217625E-2</c:v>
                </c:pt>
                <c:pt idx="44">
                  <c:v>7.5131019083227585E-2</c:v>
                </c:pt>
                <c:pt idx="45">
                  <c:v>0.10948991858734083</c:v>
                </c:pt>
                <c:pt idx="46">
                  <c:v>0.1143341398837316</c:v>
                </c:pt>
                <c:pt idx="47">
                  <c:v>0.14554678307178157</c:v>
                </c:pt>
                <c:pt idx="48">
                  <c:v>0.19364875943046672</c:v>
                </c:pt>
              </c:numCache>
            </c:numRef>
          </c:yVal>
          <c:smooth val="0"/>
          <c:extLst>
            <c:ext xmlns:c16="http://schemas.microsoft.com/office/drawing/2014/chart" uri="{C3380CC4-5D6E-409C-BE32-E72D297353CC}">
              <c16:uniqueId val="{00000000-D312-4127-9529-946E5D5D6844}"/>
            </c:ext>
          </c:extLst>
        </c:ser>
        <c:dLbls>
          <c:showLegendKey val="0"/>
          <c:showVal val="0"/>
          <c:showCatName val="0"/>
          <c:showSerName val="0"/>
          <c:showPercent val="0"/>
          <c:showBubbleSize val="0"/>
        </c:dLbls>
        <c:axId val="-1469603376"/>
        <c:axId val="-1469609360"/>
      </c:scatterChart>
      <c:valAx>
        <c:axId val="-1469603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a:t>
                </a:r>
                <a:r>
                  <a:rPr lang="he-IL"/>
                  <a:t>/</a:t>
                </a:r>
                <a:r>
                  <a:rPr lang="en-US"/>
                  <a:t>ml</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he-IL"/>
          </a:p>
        </c:txPr>
        <c:crossAx val="-1469609360"/>
        <c:crosses val="autoZero"/>
        <c:crossBetween val="midCat"/>
      </c:valAx>
      <c:valAx>
        <c:axId val="-146960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Novrmalized F.U</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69603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210/370</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2"/>
          <c:order val="0"/>
          <c:tx>
            <c:strRef>
              <c:f>'Specifics 210-370 etc.'!$M$20</c:f>
              <c:strCache>
                <c:ptCount val="1"/>
                <c:pt idx="0">
                  <c:v>210-370</c:v>
                </c:pt>
              </c:strCache>
            </c:strRef>
          </c:tx>
          <c:spPr>
            <a:ln w="25400" cap="rnd">
              <a:noFill/>
              <a:round/>
            </a:ln>
            <a:effectLst/>
          </c:spPr>
          <c:marker>
            <c:symbol val="circle"/>
            <c:size val="5"/>
            <c:spPr>
              <a:solidFill>
                <a:schemeClr val="tx1"/>
              </a:solidFill>
              <a:ln w="9525">
                <a:noFill/>
              </a:ln>
              <a:effectLst/>
            </c:spPr>
          </c:marker>
          <c:trendline>
            <c:spPr>
              <a:ln w="19050" cap="rnd">
                <a:solidFill>
                  <a:schemeClr val="accent3"/>
                </a:solidFill>
                <a:prstDash val="sysDot"/>
              </a:ln>
              <a:effectLst/>
            </c:spPr>
            <c:trendlineType val="linear"/>
            <c:dispRSqr val="0"/>
            <c:dispEq val="0"/>
          </c:trendline>
          <c:trendline>
            <c:spPr>
              <a:ln w="19050" cap="rnd">
                <a:solidFill>
                  <a:schemeClr val="tx1"/>
                </a:solidFill>
                <a:prstDash val="sysDot"/>
              </a:ln>
              <a:effectLst/>
            </c:spPr>
            <c:trendlineType val="linear"/>
            <c:dispRSqr val="1"/>
            <c:dispEq val="0"/>
            <c:trendlineLbl>
              <c:layout>
                <c:manualLayout>
                  <c:x val="0.12524276758345856"/>
                  <c:y val="-0.335928904284996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trendlineLbl>
          </c:trendline>
          <c:xVal>
            <c:numRef>
              <c:f>'Specifics 210-370 etc.'!$F$24:$F$226</c:f>
              <c:numCache>
                <c:formatCode>0</c:formatCode>
                <c:ptCount val="4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formatCode="0.00">
                  <c:v>1</c:v>
                </c:pt>
                <c:pt idx="18" formatCode="0.00">
                  <c:v>1</c:v>
                </c:pt>
                <c:pt idx="19">
                  <c:v>1</c:v>
                </c:pt>
                <c:pt idx="20">
                  <c:v>1</c:v>
                </c:pt>
                <c:pt idx="21" formatCode="0.00">
                  <c:v>1</c:v>
                </c:pt>
                <c:pt idx="22" formatCode="0.00">
                  <c:v>1</c:v>
                </c:pt>
                <c:pt idx="23">
                  <c:v>2</c:v>
                </c:pt>
                <c:pt idx="24">
                  <c:v>2</c:v>
                </c:pt>
                <c:pt idx="25" formatCode="0.00">
                  <c:v>2</c:v>
                </c:pt>
                <c:pt idx="26" formatCode="0.00">
                  <c:v>2</c:v>
                </c:pt>
                <c:pt idx="27" formatCode="0.00">
                  <c:v>5</c:v>
                </c:pt>
                <c:pt idx="28" formatCode="0.00">
                  <c:v>5</c:v>
                </c:pt>
                <c:pt idx="29" formatCode="0.00">
                  <c:v>7</c:v>
                </c:pt>
                <c:pt idx="30" formatCode="0.00">
                  <c:v>7</c:v>
                </c:pt>
                <c:pt idx="31">
                  <c:v>8</c:v>
                </c:pt>
                <c:pt idx="32">
                  <c:v>8</c:v>
                </c:pt>
                <c:pt idx="33">
                  <c:v>9</c:v>
                </c:pt>
                <c:pt idx="34">
                  <c:v>9</c:v>
                </c:pt>
                <c:pt idx="35">
                  <c:v>10</c:v>
                </c:pt>
                <c:pt idx="36">
                  <c:v>10</c:v>
                </c:pt>
                <c:pt idx="37" formatCode="0.00">
                  <c:v>15</c:v>
                </c:pt>
                <c:pt idx="38" formatCode="0.00">
                  <c:v>15</c:v>
                </c:pt>
                <c:pt idx="39" formatCode="0.00">
                  <c:v>15</c:v>
                </c:pt>
                <c:pt idx="40" formatCode="0.00">
                  <c:v>15</c:v>
                </c:pt>
                <c:pt idx="41" formatCode="0.00">
                  <c:v>16</c:v>
                </c:pt>
                <c:pt idx="42" formatCode="0.00">
                  <c:v>16</c:v>
                </c:pt>
                <c:pt idx="43" formatCode="0.00">
                  <c:v>99</c:v>
                </c:pt>
                <c:pt idx="44" formatCode="0.00">
                  <c:v>99</c:v>
                </c:pt>
                <c:pt idx="45" formatCode="0.00">
                  <c:v>210</c:v>
                </c:pt>
                <c:pt idx="46" formatCode="0.00">
                  <c:v>210</c:v>
                </c:pt>
                <c:pt idx="47" formatCode="0.00">
                  <c:v>230</c:v>
                </c:pt>
                <c:pt idx="48" formatCode="0.00">
                  <c:v>230</c:v>
                </c:pt>
              </c:numCache>
            </c:numRef>
          </c:xVal>
          <c:yVal>
            <c:numRef>
              <c:f>'Specifics 210-370 etc.'!$M$24:$M$226</c:f>
              <c:numCache>
                <c:formatCode>General</c:formatCode>
                <c:ptCount val="49"/>
                <c:pt idx="0">
                  <c:v>9.2192910518246324E-2</c:v>
                </c:pt>
                <c:pt idx="1">
                  <c:v>9.5485841690709186E-2</c:v>
                </c:pt>
                <c:pt idx="2">
                  <c:v>0.19071583617727636</c:v>
                </c:pt>
                <c:pt idx="3">
                  <c:v>0.13321196942463107</c:v>
                </c:pt>
                <c:pt idx="4">
                  <c:v>0.20452184167435297</c:v>
                </c:pt>
                <c:pt idx="5">
                  <c:v>0.21043537020704894</c:v>
                </c:pt>
                <c:pt idx="6">
                  <c:v>0.29598304546092502</c:v>
                </c:pt>
                <c:pt idx="7">
                  <c:v>0.13070508751778348</c:v>
                </c:pt>
                <c:pt idx="8">
                  <c:v>0.10907459566974782</c:v>
                </c:pt>
                <c:pt idx="9">
                  <c:v>0.19352780507150644</c:v>
                </c:pt>
                <c:pt idx="10">
                  <c:v>0.14854849963791866</c:v>
                </c:pt>
                <c:pt idx="11">
                  <c:v>0.10222300432829898</c:v>
                </c:pt>
                <c:pt idx="12">
                  <c:v>0.10804405045200006</c:v>
                </c:pt>
                <c:pt idx="13">
                  <c:v>7.9745066628760714E-2</c:v>
                </c:pt>
                <c:pt idx="14">
                  <c:v>0.30548006071424849</c:v>
                </c:pt>
                <c:pt idx="15">
                  <c:v>6.3922089919231595E-2</c:v>
                </c:pt>
                <c:pt idx="16">
                  <c:v>0.10588610896931125</c:v>
                </c:pt>
                <c:pt idx="17">
                  <c:v>0.20959525133999699</c:v>
                </c:pt>
                <c:pt idx="18">
                  <c:v>0.22558456763435059</c:v>
                </c:pt>
                <c:pt idx="19">
                  <c:v>0.21461480440099828</c:v>
                </c:pt>
                <c:pt idx="20">
                  <c:v>0.1767060085624369</c:v>
                </c:pt>
                <c:pt idx="21">
                  <c:v>0.21285532501013885</c:v>
                </c:pt>
                <c:pt idx="22">
                  <c:v>0.47718015652303736</c:v>
                </c:pt>
                <c:pt idx="23">
                  <c:v>0.15443793884906548</c:v>
                </c:pt>
                <c:pt idx="24">
                  <c:v>0.30387897343414633</c:v>
                </c:pt>
                <c:pt idx="25">
                  <c:v>0.12224272102018967</c:v>
                </c:pt>
                <c:pt idx="26">
                  <c:v>0.22300408784168202</c:v>
                </c:pt>
                <c:pt idx="27">
                  <c:v>0.16929263575786305</c:v>
                </c:pt>
                <c:pt idx="28">
                  <c:v>0.38049667859429287</c:v>
                </c:pt>
                <c:pt idx="29">
                  <c:v>0.16628648727580089</c:v>
                </c:pt>
                <c:pt idx="30">
                  <c:v>0.20271714027240667</c:v>
                </c:pt>
                <c:pt idx="31">
                  <c:v>0.15680126297938995</c:v>
                </c:pt>
                <c:pt idx="32">
                  <c:v>0.19090390857702863</c:v>
                </c:pt>
                <c:pt idx="33">
                  <c:v>9.2786945118284156E-2</c:v>
                </c:pt>
                <c:pt idx="34">
                  <c:v>0.19504899208031992</c:v>
                </c:pt>
                <c:pt idx="35">
                  <c:v>0.13211830868584218</c:v>
                </c:pt>
                <c:pt idx="36">
                  <c:v>0.17862055203908828</c:v>
                </c:pt>
                <c:pt idx="37">
                  <c:v>0.16362595728891491</c:v>
                </c:pt>
                <c:pt idx="38">
                  <c:v>0.78501828040737653</c:v>
                </c:pt>
                <c:pt idx="39">
                  <c:v>0.39191170680223064</c:v>
                </c:pt>
                <c:pt idx="40">
                  <c:v>0.37921110363759325</c:v>
                </c:pt>
                <c:pt idx="41">
                  <c:v>0.1653362712203916</c:v>
                </c:pt>
                <c:pt idx="42">
                  <c:v>0.13058500778828039</c:v>
                </c:pt>
                <c:pt idx="43">
                  <c:v>0.12270750283393336</c:v>
                </c:pt>
                <c:pt idx="44">
                  <c:v>0.20734094429925615</c:v>
                </c:pt>
                <c:pt idx="45">
                  <c:v>0.25253531468755458</c:v>
                </c:pt>
                <c:pt idx="46">
                  <c:v>0.28524864527637739</c:v>
                </c:pt>
                <c:pt idx="47">
                  <c:v>0.38343023345750454</c:v>
                </c:pt>
                <c:pt idx="48">
                  <c:v>0.56326521010926101</c:v>
                </c:pt>
              </c:numCache>
            </c:numRef>
          </c:yVal>
          <c:smooth val="0"/>
          <c:extLst>
            <c:ext xmlns:c16="http://schemas.microsoft.com/office/drawing/2014/chart" uri="{C3380CC4-5D6E-409C-BE32-E72D297353CC}">
              <c16:uniqueId val="{00000000-014A-402B-B2A7-F8D943C56396}"/>
            </c:ext>
          </c:extLst>
        </c:ser>
        <c:dLbls>
          <c:showLegendKey val="0"/>
          <c:showVal val="0"/>
          <c:showCatName val="0"/>
          <c:showSerName val="0"/>
          <c:showPercent val="0"/>
          <c:showBubbleSize val="0"/>
        </c:dLbls>
        <c:axId val="-1497194112"/>
        <c:axId val="-1497193568"/>
      </c:scatterChart>
      <c:valAx>
        <c:axId val="-1497194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a:t>
                </a:r>
                <a:r>
                  <a:rPr lang="he-IL" baseline="0"/>
                  <a:t>/</a:t>
                </a:r>
                <a:r>
                  <a:rPr lang="en-US" baseline="0"/>
                  <a:t>ml</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97193568"/>
        <c:crosses val="autoZero"/>
        <c:crossBetween val="midCat"/>
      </c:valAx>
      <c:valAx>
        <c:axId val="-149719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F.U</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971941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07407733251222"/>
          <c:y val="4.2553191489361701E-2"/>
          <c:w val="0.76092632857475162"/>
          <c:h val="0.66380633271904843"/>
        </c:manualLayout>
      </c:layout>
      <c:scatterChart>
        <c:scatterStyle val="lineMarker"/>
        <c:varyColors val="0"/>
        <c:ser>
          <c:idx val="0"/>
          <c:order val="0"/>
          <c:tx>
            <c:strRef>
              <c:f>גיליון1!$B$1</c:f>
              <c:strCache>
                <c:ptCount val="1"/>
                <c:pt idx="0">
                  <c:v>CFUs</c:v>
                </c:pt>
              </c:strCache>
            </c:strRef>
          </c:tx>
          <c:spPr>
            <a:ln w="25400" cap="rnd">
              <a:noFill/>
              <a:round/>
            </a:ln>
            <a:effectLst/>
          </c:spPr>
          <c:marker>
            <c:symbol val="circle"/>
            <c:size val="5"/>
            <c:spPr>
              <a:solidFill>
                <a:schemeClr val="tx1"/>
              </a:solidFill>
              <a:ln w="9525">
                <a:noFill/>
              </a:ln>
              <a:effectLst/>
            </c:spPr>
          </c:marker>
          <c:trendline>
            <c:spPr>
              <a:ln w="19050" cap="rnd">
                <a:solidFill>
                  <a:schemeClr val="accent1"/>
                </a:solidFill>
                <a:prstDash val="sysDot"/>
              </a:ln>
              <a:effectLst/>
            </c:spPr>
            <c:trendlineType val="linear"/>
            <c:dispRSqr val="0"/>
            <c:dispEq val="0"/>
          </c:trendline>
          <c:trendline>
            <c:spPr>
              <a:ln w="19050" cap="rnd">
                <a:solidFill>
                  <a:schemeClr val="tx1"/>
                </a:solidFill>
                <a:prstDash val="sysDot"/>
              </a:ln>
              <a:effectLst/>
            </c:spPr>
            <c:trendlineType val="linear"/>
            <c:dispRSqr val="1"/>
            <c:dispEq val="0"/>
            <c:trendlineLbl>
              <c:layout>
                <c:manualLayout>
                  <c:x val="-8.4620926682158995E-2"/>
                  <c:y val="-0.1645952594018266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trendlineLbl>
          </c:trendline>
          <c:xVal>
            <c:numRef>
              <c:f>גיליון1!$B$2:$B$42</c:f>
              <c:numCache>
                <c:formatCode>General</c:formatCode>
                <c:ptCount val="41"/>
                <c:pt idx="0">
                  <c:v>230</c:v>
                </c:pt>
                <c:pt idx="1">
                  <c:v>230</c:v>
                </c:pt>
                <c:pt idx="2">
                  <c:v>210</c:v>
                </c:pt>
                <c:pt idx="3">
                  <c:v>210</c:v>
                </c:pt>
                <c:pt idx="4">
                  <c:v>99</c:v>
                </c:pt>
                <c:pt idx="5">
                  <c:v>99</c:v>
                </c:pt>
                <c:pt idx="6">
                  <c:v>16</c:v>
                </c:pt>
                <c:pt idx="7">
                  <c:v>16</c:v>
                </c:pt>
                <c:pt idx="8">
                  <c:v>15</c:v>
                </c:pt>
                <c:pt idx="9">
                  <c:v>15</c:v>
                </c:pt>
                <c:pt idx="10">
                  <c:v>10</c:v>
                </c:pt>
                <c:pt idx="11">
                  <c:v>10</c:v>
                </c:pt>
                <c:pt idx="12">
                  <c:v>9</c:v>
                </c:pt>
                <c:pt idx="13">
                  <c:v>9</c:v>
                </c:pt>
                <c:pt idx="14">
                  <c:v>7</c:v>
                </c:pt>
                <c:pt idx="15">
                  <c:v>7</c:v>
                </c:pt>
                <c:pt idx="16">
                  <c:v>5</c:v>
                </c:pt>
                <c:pt idx="17">
                  <c:v>5</c:v>
                </c:pt>
                <c:pt idx="18">
                  <c:v>2</c:v>
                </c:pt>
                <c:pt idx="19">
                  <c:v>2</c:v>
                </c:pt>
                <c:pt idx="20">
                  <c:v>2</c:v>
                </c:pt>
                <c:pt idx="21">
                  <c:v>2</c:v>
                </c:pt>
                <c:pt idx="22">
                  <c:v>1</c:v>
                </c:pt>
                <c:pt idx="23">
                  <c:v>1</c:v>
                </c:pt>
                <c:pt idx="24">
                  <c:v>1</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numCache>
            </c:numRef>
          </c:xVal>
          <c:yVal>
            <c:numRef>
              <c:f>גיליון1!$D$2:$D$42</c:f>
              <c:numCache>
                <c:formatCode>General</c:formatCode>
                <c:ptCount val="41"/>
                <c:pt idx="0">
                  <c:v>163.54230799999999</c:v>
                </c:pt>
                <c:pt idx="1">
                  <c:v>217.18240036</c:v>
                </c:pt>
                <c:pt idx="2">
                  <c:v>176.74376111000001</c:v>
                </c:pt>
                <c:pt idx="3">
                  <c:v>174.38573249999999</c:v>
                </c:pt>
                <c:pt idx="4">
                  <c:v>47.121850428000002</c:v>
                </c:pt>
                <c:pt idx="5">
                  <c:v>43.210381337999998</c:v>
                </c:pt>
                <c:pt idx="6">
                  <c:v>1.2237700645</c:v>
                </c:pt>
                <c:pt idx="7">
                  <c:v>10.076133893</c:v>
                </c:pt>
                <c:pt idx="8">
                  <c:v>24.68535271</c:v>
                </c:pt>
                <c:pt idx="9">
                  <c:v>7.6230520888999997</c:v>
                </c:pt>
                <c:pt idx="10">
                  <c:v>8.4121994311999995</c:v>
                </c:pt>
                <c:pt idx="11">
                  <c:v>7.4050556373000003</c:v>
                </c:pt>
                <c:pt idx="12">
                  <c:v>46.263180920000003</c:v>
                </c:pt>
                <c:pt idx="13">
                  <c:v>23.917705938000001</c:v>
                </c:pt>
                <c:pt idx="14">
                  <c:v>26.586190394999999</c:v>
                </c:pt>
                <c:pt idx="15">
                  <c:v>28.474293868</c:v>
                </c:pt>
                <c:pt idx="16">
                  <c:v>20.325333105999999</c:v>
                </c:pt>
                <c:pt idx="17">
                  <c:v>23.368799637999999</c:v>
                </c:pt>
                <c:pt idx="18">
                  <c:v>8.9210707839999994</c:v>
                </c:pt>
                <c:pt idx="19">
                  <c:v>7.191204108</c:v>
                </c:pt>
                <c:pt idx="20">
                  <c:v>26.323138823000001</c:v>
                </c:pt>
                <c:pt idx="21">
                  <c:v>42.007703554000003</c:v>
                </c:pt>
                <c:pt idx="22">
                  <c:v>28.25542093</c:v>
                </c:pt>
                <c:pt idx="23">
                  <c:v>3.0282163770000001</c:v>
                </c:pt>
                <c:pt idx="24">
                  <c:v>18.719386719999999</c:v>
                </c:pt>
                <c:pt idx="25">
                  <c:v>6.5033160897000002</c:v>
                </c:pt>
                <c:pt idx="26">
                  <c:v>21.275507725000001</c:v>
                </c:pt>
                <c:pt idx="27">
                  <c:v>5.3920679009999999</c:v>
                </c:pt>
                <c:pt idx="28">
                  <c:v>21.70606617</c:v>
                </c:pt>
                <c:pt idx="29">
                  <c:v>43.877094112999998</c:v>
                </c:pt>
                <c:pt idx="30">
                  <c:v>39.956307215000002</c:v>
                </c:pt>
                <c:pt idx="31">
                  <c:v>3.2326895929999999</c:v>
                </c:pt>
                <c:pt idx="32">
                  <c:v>24.929673050000002</c:v>
                </c:pt>
                <c:pt idx="33">
                  <c:v>0.58112764620000001</c:v>
                </c:pt>
                <c:pt idx="34">
                  <c:v>20.991693609999999</c:v>
                </c:pt>
                <c:pt idx="35">
                  <c:v>5.6450469840000004</c:v>
                </c:pt>
                <c:pt idx="36">
                  <c:v>29.3843529</c:v>
                </c:pt>
                <c:pt idx="37">
                  <c:v>49.340492240000003</c:v>
                </c:pt>
                <c:pt idx="38">
                  <c:v>41.396922826000001</c:v>
                </c:pt>
                <c:pt idx="39">
                  <c:v>24.878177262000001</c:v>
                </c:pt>
                <c:pt idx="40">
                  <c:v>37.003468648000002</c:v>
                </c:pt>
              </c:numCache>
            </c:numRef>
          </c:yVal>
          <c:smooth val="0"/>
          <c:extLst>
            <c:ext xmlns:c16="http://schemas.microsoft.com/office/drawing/2014/chart" uri="{C3380CC4-5D6E-409C-BE32-E72D297353CC}">
              <c16:uniqueId val="{00000000-3007-4FB1-ABF2-23430D150D37}"/>
            </c:ext>
          </c:extLst>
        </c:ser>
        <c:dLbls>
          <c:showLegendKey val="0"/>
          <c:showVal val="0"/>
          <c:showCatName val="0"/>
          <c:showSerName val="0"/>
          <c:showPercent val="0"/>
          <c:showBubbleSize val="0"/>
        </c:dLbls>
        <c:axId val="-1497197376"/>
        <c:axId val="-1497191936"/>
      </c:scatterChart>
      <c:valAx>
        <c:axId val="-14971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a:t>
                </a:r>
                <a:r>
                  <a:rPr lang="en-US" baseline="0"/>
                  <a:t> per ml</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97191936"/>
        <c:crosses val="autoZero"/>
        <c:crossBetween val="midCat"/>
      </c:valAx>
      <c:valAx>
        <c:axId val="-1497191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Predicted CFUs per ml</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4971973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9C081-3843-48B0-816E-9C9457032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22</Pages>
  <Words>4533</Words>
  <Characters>22666</Characters>
  <Application>Microsoft Office Word</Application>
  <DocSecurity>0</DocSecurity>
  <Lines>188</Lines>
  <Paragraphs>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ARO</Company>
  <LinksUpToDate>false</LinksUpToDate>
  <CharactersWithSpaces>27145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Sela</dc:creator>
  <cp:keywords/>
  <dc:description/>
  <cp:lastModifiedBy>עטרה בקל</cp:lastModifiedBy>
  <cp:revision>11</cp:revision>
  <cp:lastPrinted>2018-01-09T13:34:00Z</cp:lastPrinted>
  <dcterms:created xsi:type="dcterms:W3CDTF">2018-06-08T09:19:00Z</dcterms:created>
  <dcterms:modified xsi:type="dcterms:W3CDTF">2018-06-13T12:53:00Z</dcterms:modified>
</cp:coreProperties>
</file>